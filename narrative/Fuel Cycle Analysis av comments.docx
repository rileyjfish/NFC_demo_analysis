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69E234" w14:textId="5DEB927A" w:rsidR="0048763A" w:rsidRDefault="00C824E0">
      <w:pPr>
        <w:spacing w:after="0" w:line="259" w:lineRule="auto"/>
        <w:ind w:left="-360" w:right="3618" w:firstLine="0"/>
        <w:jc w:val="center"/>
        <w:rPr>
          <w:rFonts w:ascii="Haettenschweiler" w:eastAsia="Haettenschweiler" w:hAnsi="Haettenschweiler" w:cs="Haettenschweiler"/>
          <w:color w:val="008000"/>
          <w:sz w:val="40"/>
        </w:rPr>
      </w:pPr>
      <w:r>
        <w:rPr>
          <w:noProof/>
        </w:rPr>
        <w:drawing>
          <wp:inline distT="0" distB="0" distL="0" distR="0" wp14:anchorId="233D5498" wp14:editId="02E30C8F">
            <wp:extent cx="3828034" cy="608330"/>
            <wp:effectExtent l="0" t="0" r="0" b="0"/>
            <wp:docPr id="12" name="Picture 12"/>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8"/>
                    <a:stretch>
                      <a:fillRect/>
                    </a:stretch>
                  </pic:blipFill>
                  <pic:spPr>
                    <a:xfrm>
                      <a:off x="0" y="0"/>
                      <a:ext cx="3828034" cy="608330"/>
                    </a:xfrm>
                    <a:prstGeom prst="rect">
                      <a:avLst/>
                    </a:prstGeom>
                  </pic:spPr>
                </pic:pic>
              </a:graphicData>
            </a:graphic>
          </wp:inline>
        </w:drawing>
      </w:r>
      <w:r>
        <w:rPr>
          <w:rFonts w:ascii="Haettenschweiler" w:eastAsia="Haettenschweiler" w:hAnsi="Haettenschweiler" w:cs="Haettenschweiler"/>
          <w:color w:val="008000"/>
          <w:sz w:val="40"/>
        </w:rPr>
        <w:t xml:space="preserve"> </w:t>
      </w:r>
    </w:p>
    <w:p w14:paraId="315F4124" w14:textId="4DDEB4D9" w:rsidR="00892ECA" w:rsidRDefault="00892ECA" w:rsidP="00892ECA">
      <w:pPr>
        <w:spacing w:after="0" w:line="259" w:lineRule="auto"/>
        <w:ind w:left="-360" w:right="3618" w:firstLine="0"/>
      </w:pPr>
    </w:p>
    <w:p w14:paraId="6717BEBA" w14:textId="77777777" w:rsidR="0048763A" w:rsidRDefault="00C824E0">
      <w:pPr>
        <w:spacing w:after="217" w:line="259" w:lineRule="auto"/>
        <w:ind w:left="49" w:firstLine="0"/>
        <w:jc w:val="center"/>
      </w:pPr>
      <w:r>
        <w:t xml:space="preserve"> </w:t>
      </w:r>
    </w:p>
    <w:p w14:paraId="14FCDD9C" w14:textId="77777777" w:rsidR="0048763A" w:rsidRDefault="00C824E0">
      <w:pPr>
        <w:spacing w:after="217" w:line="259" w:lineRule="auto"/>
        <w:ind w:left="49" w:firstLine="0"/>
        <w:jc w:val="center"/>
      </w:pPr>
      <w:r>
        <w:t xml:space="preserve"> </w:t>
      </w:r>
    </w:p>
    <w:p w14:paraId="43CE5CB3" w14:textId="77777777" w:rsidR="0048763A" w:rsidRDefault="00C824E0">
      <w:pPr>
        <w:spacing w:after="217" w:line="259" w:lineRule="auto"/>
        <w:ind w:left="49" w:firstLine="0"/>
        <w:jc w:val="center"/>
      </w:pPr>
      <w:r>
        <w:t xml:space="preserve"> </w:t>
      </w:r>
    </w:p>
    <w:p w14:paraId="5EC70D40" w14:textId="77777777" w:rsidR="0048763A" w:rsidRDefault="00C824E0">
      <w:pPr>
        <w:spacing w:after="216" w:line="259" w:lineRule="auto"/>
        <w:ind w:left="49" w:firstLine="0"/>
        <w:jc w:val="center"/>
      </w:pPr>
      <w:r>
        <w:t xml:space="preserve"> </w:t>
      </w:r>
    </w:p>
    <w:p w14:paraId="1554425E" w14:textId="77777777" w:rsidR="0048763A" w:rsidRDefault="00C824E0">
      <w:pPr>
        <w:spacing w:after="464" w:line="259" w:lineRule="auto"/>
        <w:ind w:left="49" w:firstLine="0"/>
        <w:jc w:val="center"/>
      </w:pPr>
      <w:r>
        <w:t xml:space="preserve"> </w:t>
      </w:r>
    </w:p>
    <w:p w14:paraId="5C82DC20" w14:textId="77777777" w:rsidR="0048763A" w:rsidRDefault="00C824E0">
      <w:pPr>
        <w:spacing w:after="276" w:line="259" w:lineRule="auto"/>
        <w:ind w:left="0" w:firstLine="0"/>
      </w:pPr>
      <w:r>
        <w:rPr>
          <w:sz w:val="48"/>
        </w:rPr>
        <w:t xml:space="preserve"> </w:t>
      </w:r>
    </w:p>
    <w:p w14:paraId="733E87BE" w14:textId="27BB2491" w:rsidR="0048763A" w:rsidRPr="00727937" w:rsidRDefault="00784E7F">
      <w:pPr>
        <w:spacing w:after="0" w:line="259" w:lineRule="auto"/>
        <w:ind w:left="0" w:right="21" w:firstLine="0"/>
        <w:jc w:val="right"/>
        <w:rPr>
          <w:i/>
          <w:color w:val="70AD47" w:themeColor="accent6"/>
          <w:sz w:val="14"/>
        </w:rPr>
      </w:pPr>
      <w:r>
        <w:rPr>
          <w:rFonts w:ascii="Calibri" w:eastAsia="Calibri" w:hAnsi="Calibri" w:cs="Calibri"/>
          <w:b/>
          <w:color w:val="002060"/>
          <w:sz w:val="52"/>
        </w:rPr>
        <w:t>Nuclear Fuel Cycle Demographic Analysis</w:t>
      </w:r>
    </w:p>
    <w:p w14:paraId="40EA8008" w14:textId="77777777" w:rsidR="0048763A" w:rsidRDefault="00C824E0">
      <w:pPr>
        <w:spacing w:after="338" w:line="259" w:lineRule="auto"/>
        <w:ind w:left="-30" w:right="-31" w:firstLine="0"/>
      </w:pPr>
      <w:r>
        <w:rPr>
          <w:rFonts w:ascii="Calibri" w:eastAsia="Calibri" w:hAnsi="Calibri" w:cs="Calibri"/>
          <w:noProof/>
        </w:rPr>
        <mc:AlternateContent>
          <mc:Choice Requires="wpg">
            <w:drawing>
              <wp:inline distT="0" distB="0" distL="0" distR="0" wp14:anchorId="5B658C69" wp14:editId="61C87668">
                <wp:extent cx="5982462" cy="12192"/>
                <wp:effectExtent l="0" t="0" r="0" b="0"/>
                <wp:docPr id="3487" name="Group 3487"/>
                <wp:cNvGraphicFramePr/>
                <a:graphic xmlns:a="http://schemas.openxmlformats.org/drawingml/2006/main">
                  <a:graphicData uri="http://schemas.microsoft.com/office/word/2010/wordprocessingGroup">
                    <wpg:wgp>
                      <wpg:cNvGrpSpPr/>
                      <wpg:grpSpPr>
                        <a:xfrm>
                          <a:off x="0" y="0"/>
                          <a:ext cx="5982462" cy="12192"/>
                          <a:chOff x="0" y="0"/>
                          <a:chExt cx="5982462" cy="12192"/>
                        </a:xfrm>
                      </wpg:grpSpPr>
                      <wps:wsp>
                        <wps:cNvPr id="4373" name="Shape 4373"/>
                        <wps:cNvSpPr/>
                        <wps:spPr>
                          <a:xfrm>
                            <a:off x="0" y="0"/>
                            <a:ext cx="5982462" cy="12192"/>
                          </a:xfrm>
                          <a:custGeom>
                            <a:avLst/>
                            <a:gdLst/>
                            <a:ahLst/>
                            <a:cxnLst/>
                            <a:rect l="0" t="0" r="0" b="0"/>
                            <a:pathLst>
                              <a:path w="5982462" h="12192">
                                <a:moveTo>
                                  <a:pt x="0" y="0"/>
                                </a:moveTo>
                                <a:lnTo>
                                  <a:pt x="5982462" y="0"/>
                                </a:lnTo>
                                <a:lnTo>
                                  <a:pt x="5982462" y="12192"/>
                                </a:lnTo>
                                <a:lnTo>
                                  <a:pt x="0" y="12192"/>
                                </a:lnTo>
                                <a:lnTo>
                                  <a:pt x="0" y="0"/>
                                </a:lnTo>
                              </a:path>
                            </a:pathLst>
                          </a:custGeom>
                          <a:ln w="0" cap="flat">
                            <a:miter lim="127000"/>
                          </a:ln>
                        </wps:spPr>
                        <wps:style>
                          <a:lnRef idx="0">
                            <a:srgbClr val="000000">
                              <a:alpha val="0"/>
                            </a:srgbClr>
                          </a:lnRef>
                          <a:fillRef idx="1">
                            <a:srgbClr val="009900"/>
                          </a:fillRef>
                          <a:effectRef idx="0">
                            <a:scrgbClr r="0" g="0" b="0"/>
                          </a:effectRef>
                          <a:fontRef idx="none"/>
                        </wps:style>
                        <wps:bodyPr/>
                      </wps:wsp>
                    </wpg:wgp>
                  </a:graphicData>
                </a:graphic>
              </wp:inline>
            </w:drawing>
          </mc:Choice>
          <mc:Fallback xmlns:a="http://schemas.openxmlformats.org/drawingml/2006/main">
            <w:pict>
              <v:group id="Group 3487" style="width:471.06pt;height:0.959991pt;mso-position-horizontal-relative:char;mso-position-vertical-relative:line" coordsize="59824,121">
                <v:shape id="Shape 4374" style="position:absolute;width:59824;height:121;left:0;top:0;" coordsize="5982462,12192" path="m0,0l5982462,0l5982462,12192l0,12192l0,0">
                  <v:stroke weight="0pt" endcap="flat" joinstyle="miter" miterlimit="10" on="false" color="#000000" opacity="0"/>
                  <v:fill on="true" color="#009900"/>
                </v:shape>
              </v:group>
            </w:pict>
          </mc:Fallback>
        </mc:AlternateContent>
      </w:r>
    </w:p>
    <w:p w14:paraId="7F3E7E0E" w14:textId="77777777" w:rsidR="0048763A" w:rsidRDefault="00C824E0">
      <w:pPr>
        <w:spacing w:after="217" w:line="259" w:lineRule="auto"/>
        <w:ind w:left="0" w:firstLine="0"/>
      </w:pPr>
      <w:r>
        <w:t xml:space="preserve"> </w:t>
      </w:r>
    </w:p>
    <w:p w14:paraId="1B76E669" w14:textId="77777777" w:rsidR="0048763A" w:rsidRDefault="00C824E0">
      <w:pPr>
        <w:spacing w:after="217" w:line="259" w:lineRule="auto"/>
        <w:ind w:left="0" w:firstLine="0"/>
      </w:pPr>
      <w:r>
        <w:t xml:space="preserve"> </w:t>
      </w:r>
    </w:p>
    <w:p w14:paraId="3B71FF6B" w14:textId="77777777" w:rsidR="0048763A" w:rsidRDefault="00C824E0">
      <w:pPr>
        <w:spacing w:after="217" w:line="259" w:lineRule="auto"/>
        <w:ind w:left="0" w:firstLine="0"/>
      </w:pPr>
      <w:r>
        <w:t xml:space="preserve"> </w:t>
      </w:r>
    </w:p>
    <w:p w14:paraId="1F608B55" w14:textId="77777777" w:rsidR="0048763A" w:rsidRDefault="00C824E0">
      <w:pPr>
        <w:spacing w:after="235" w:line="259" w:lineRule="auto"/>
        <w:ind w:left="0" w:firstLine="0"/>
      </w:pPr>
      <w:r>
        <w:t xml:space="preserve"> </w:t>
      </w:r>
    </w:p>
    <w:p w14:paraId="55CDFF17" w14:textId="48C8BADC" w:rsidR="0048763A" w:rsidRDefault="00784E7F">
      <w:pPr>
        <w:spacing w:after="203" w:line="259" w:lineRule="auto"/>
        <w:jc w:val="right"/>
      </w:pPr>
      <w:r>
        <w:rPr>
          <w:rFonts w:ascii="Calibri" w:eastAsia="Calibri" w:hAnsi="Calibri" w:cs="Calibri"/>
          <w:i/>
          <w:color w:val="365F91"/>
          <w:sz w:val="24"/>
        </w:rPr>
        <w:t>March 2020</w:t>
      </w:r>
    </w:p>
    <w:p w14:paraId="0FE3875E" w14:textId="73306E2B" w:rsidR="0048763A" w:rsidRDefault="0048763A">
      <w:pPr>
        <w:spacing w:after="217" w:line="259" w:lineRule="auto"/>
        <w:ind w:left="0" w:firstLine="0"/>
      </w:pPr>
    </w:p>
    <w:p w14:paraId="26CCCAF6" w14:textId="77777777" w:rsidR="0048763A" w:rsidRDefault="00C824E0">
      <w:pPr>
        <w:spacing w:after="216" w:line="259" w:lineRule="auto"/>
        <w:ind w:left="0" w:firstLine="0"/>
      </w:pPr>
      <w:r>
        <w:t xml:space="preserve"> </w:t>
      </w:r>
    </w:p>
    <w:p w14:paraId="1993007C" w14:textId="77777777" w:rsidR="0048763A" w:rsidRDefault="00C824E0">
      <w:pPr>
        <w:spacing w:after="217" w:line="259" w:lineRule="auto"/>
        <w:ind w:left="0" w:firstLine="0"/>
      </w:pPr>
      <w:r>
        <w:t xml:space="preserve"> </w:t>
      </w:r>
    </w:p>
    <w:p w14:paraId="3786429B" w14:textId="77777777" w:rsidR="0048763A" w:rsidRDefault="00C824E0">
      <w:pPr>
        <w:spacing w:after="217" w:line="259" w:lineRule="auto"/>
        <w:ind w:left="0" w:firstLine="0"/>
      </w:pPr>
      <w:r>
        <w:t xml:space="preserve"> </w:t>
      </w:r>
    </w:p>
    <w:p w14:paraId="34B5F892" w14:textId="77777777" w:rsidR="0048763A" w:rsidRDefault="00C824E0">
      <w:pPr>
        <w:spacing w:after="217" w:line="259" w:lineRule="auto"/>
        <w:ind w:left="0" w:firstLine="0"/>
      </w:pPr>
      <w:r>
        <w:t xml:space="preserve"> </w:t>
      </w:r>
    </w:p>
    <w:p w14:paraId="440DBEB9" w14:textId="77777777" w:rsidR="0048763A" w:rsidRDefault="00C824E0">
      <w:pPr>
        <w:spacing w:after="199" w:line="259" w:lineRule="auto"/>
        <w:ind w:left="0" w:firstLine="0"/>
      </w:pPr>
      <w:r>
        <w:t xml:space="preserve"> </w:t>
      </w:r>
    </w:p>
    <w:p w14:paraId="5E5A9632" w14:textId="77777777" w:rsidR="0048763A" w:rsidRDefault="00C824E0">
      <w:pPr>
        <w:spacing w:after="81" w:line="259" w:lineRule="auto"/>
        <w:ind w:left="0" w:firstLine="0"/>
      </w:pPr>
      <w:r>
        <w:rPr>
          <w:i/>
          <w:color w:val="00D600"/>
          <w:sz w:val="20"/>
        </w:rPr>
        <w:t xml:space="preserve"> </w:t>
      </w:r>
    </w:p>
    <w:p w14:paraId="5440F7F2" w14:textId="77777777" w:rsidR="0048763A" w:rsidRDefault="00C824E0">
      <w:pPr>
        <w:spacing w:after="1605" w:line="259" w:lineRule="auto"/>
        <w:ind w:left="0" w:firstLine="0"/>
      </w:pPr>
      <w:r>
        <w:rPr>
          <w:b/>
          <w:i/>
          <w:color w:val="00D600"/>
          <w:sz w:val="20"/>
        </w:rPr>
        <w:t xml:space="preserve"> </w:t>
      </w:r>
      <w:r>
        <w:rPr>
          <w:b/>
          <w:i/>
          <w:color w:val="00D600"/>
          <w:sz w:val="20"/>
        </w:rPr>
        <w:tab/>
      </w:r>
      <w:r>
        <w:rPr>
          <w:color w:val="F58121"/>
          <w:sz w:val="20"/>
        </w:rPr>
        <w:t xml:space="preserve"> </w:t>
      </w:r>
    </w:p>
    <w:p w14:paraId="5B74DB73" w14:textId="77777777" w:rsidR="0048763A" w:rsidRDefault="00C824E0">
      <w:pPr>
        <w:spacing w:after="25" w:line="259" w:lineRule="auto"/>
        <w:ind w:left="0" w:right="-1" w:firstLine="0"/>
      </w:pPr>
      <w:r>
        <w:rPr>
          <w:rFonts w:ascii="Calibri" w:eastAsia="Calibri" w:hAnsi="Calibri" w:cs="Calibri"/>
          <w:noProof/>
        </w:rPr>
        <w:lastRenderedPageBreak/>
        <mc:AlternateContent>
          <mc:Choice Requires="wpg">
            <w:drawing>
              <wp:inline distT="0" distB="0" distL="0" distR="0" wp14:anchorId="62735197" wp14:editId="7D0DF793">
                <wp:extent cx="5944362" cy="12192"/>
                <wp:effectExtent l="0" t="0" r="0" b="0"/>
                <wp:docPr id="3485" name="Group 3485"/>
                <wp:cNvGraphicFramePr/>
                <a:graphic xmlns:a="http://schemas.openxmlformats.org/drawingml/2006/main">
                  <a:graphicData uri="http://schemas.microsoft.com/office/word/2010/wordprocessingGroup">
                    <wpg:wgp>
                      <wpg:cNvGrpSpPr/>
                      <wpg:grpSpPr>
                        <a:xfrm>
                          <a:off x="0" y="0"/>
                          <a:ext cx="5944362" cy="12192"/>
                          <a:chOff x="0" y="0"/>
                          <a:chExt cx="5944362" cy="12192"/>
                        </a:xfrm>
                      </wpg:grpSpPr>
                      <wps:wsp>
                        <wps:cNvPr id="4375" name="Shape 4375"/>
                        <wps:cNvSpPr/>
                        <wps:spPr>
                          <a:xfrm>
                            <a:off x="54102" y="6097"/>
                            <a:ext cx="5835904" cy="9144"/>
                          </a:xfrm>
                          <a:custGeom>
                            <a:avLst/>
                            <a:gdLst/>
                            <a:ahLst/>
                            <a:cxnLst/>
                            <a:rect l="0" t="0" r="0" b="0"/>
                            <a:pathLst>
                              <a:path w="5835904" h="9144">
                                <a:moveTo>
                                  <a:pt x="0" y="0"/>
                                </a:moveTo>
                                <a:lnTo>
                                  <a:pt x="5835904" y="0"/>
                                </a:lnTo>
                                <a:lnTo>
                                  <a:pt x="5835904" y="9144"/>
                                </a:lnTo>
                                <a:lnTo>
                                  <a:pt x="0" y="9144"/>
                                </a:lnTo>
                                <a:lnTo>
                                  <a:pt x="0" y="0"/>
                                </a:lnTo>
                              </a:path>
                            </a:pathLst>
                          </a:custGeom>
                          <a:ln w="0" cap="flat">
                            <a:miter lim="127000"/>
                          </a:ln>
                        </wps:spPr>
                        <wps:style>
                          <a:lnRef idx="0">
                            <a:srgbClr val="000000">
                              <a:alpha val="0"/>
                            </a:srgbClr>
                          </a:lnRef>
                          <a:fillRef idx="1">
                            <a:srgbClr val="008000"/>
                          </a:fillRef>
                          <a:effectRef idx="0">
                            <a:scrgbClr r="0" g="0" b="0"/>
                          </a:effectRef>
                          <a:fontRef idx="none"/>
                        </wps:style>
                        <wps:bodyPr/>
                      </wps:wsp>
                      <wps:wsp>
                        <wps:cNvPr id="4376" name="Shape 4376"/>
                        <wps:cNvSpPr/>
                        <wps:spPr>
                          <a:xfrm>
                            <a:off x="0" y="0"/>
                            <a:ext cx="5944362" cy="9144"/>
                          </a:xfrm>
                          <a:custGeom>
                            <a:avLst/>
                            <a:gdLst/>
                            <a:ahLst/>
                            <a:cxnLst/>
                            <a:rect l="0" t="0" r="0" b="0"/>
                            <a:pathLst>
                              <a:path w="5944362" h="9144">
                                <a:moveTo>
                                  <a:pt x="0" y="0"/>
                                </a:moveTo>
                                <a:lnTo>
                                  <a:pt x="5944362" y="0"/>
                                </a:lnTo>
                                <a:lnTo>
                                  <a:pt x="5944362" y="9144"/>
                                </a:lnTo>
                                <a:lnTo>
                                  <a:pt x="0" y="9144"/>
                                </a:lnTo>
                                <a:lnTo>
                                  <a:pt x="0" y="0"/>
                                </a:lnTo>
                              </a:path>
                            </a:pathLst>
                          </a:custGeom>
                          <a:ln w="0" cap="flat">
                            <a:miter lim="127000"/>
                          </a:ln>
                        </wps:spPr>
                        <wps:style>
                          <a:lnRef idx="0">
                            <a:srgbClr val="000000">
                              <a:alpha val="0"/>
                            </a:srgbClr>
                          </a:lnRef>
                          <a:fillRef idx="1">
                            <a:srgbClr val="009900"/>
                          </a:fillRef>
                          <a:effectRef idx="0">
                            <a:scrgbClr r="0" g="0" b="0"/>
                          </a:effectRef>
                          <a:fontRef idx="none"/>
                        </wps:style>
                        <wps:bodyPr/>
                      </wps:wsp>
                    </wpg:wgp>
                  </a:graphicData>
                </a:graphic>
              </wp:inline>
            </w:drawing>
          </mc:Choice>
          <mc:Fallback xmlns:a="http://schemas.openxmlformats.org/drawingml/2006/main">
            <w:pict>
              <v:group id="Group 3485" style="width:468.06pt;height:0.960022pt;mso-position-horizontal-relative:char;mso-position-vertical-relative:line" coordsize="59443,121">
                <v:shape id="Shape 4377" style="position:absolute;width:58359;height:91;left:541;top:60;" coordsize="5835904,9144" path="m0,0l5835904,0l5835904,9144l0,9144l0,0">
                  <v:stroke weight="0pt" endcap="flat" joinstyle="miter" miterlimit="10" on="false" color="#000000" opacity="0"/>
                  <v:fill on="true" color="#008000"/>
                </v:shape>
                <v:shape id="Shape 4378" style="position:absolute;width:59443;height:91;left:0;top:0;" coordsize="5944362,9144" path="m0,0l5944362,0l5944362,9144l0,9144l0,0">
                  <v:stroke weight="0pt" endcap="flat" joinstyle="miter" miterlimit="10" on="false" color="#000000" opacity="0"/>
                  <v:fill on="true" color="#009900"/>
                </v:shape>
              </v:group>
            </w:pict>
          </mc:Fallback>
        </mc:AlternateContent>
      </w:r>
    </w:p>
    <w:p w14:paraId="2D13B122" w14:textId="77777777" w:rsidR="0048763A" w:rsidRDefault="00C824E0">
      <w:pPr>
        <w:spacing w:after="0" w:line="259" w:lineRule="auto"/>
        <w:ind w:left="115" w:firstLine="0"/>
      </w:pPr>
      <w:r>
        <w:rPr>
          <w:rFonts w:ascii="Arial" w:eastAsia="Arial" w:hAnsi="Arial" w:cs="Arial"/>
          <w:sz w:val="17"/>
        </w:rPr>
        <w:t xml:space="preserve"> </w:t>
      </w:r>
    </w:p>
    <w:p w14:paraId="677F1D79" w14:textId="77777777" w:rsidR="0048763A" w:rsidRDefault="00C824E0">
      <w:pPr>
        <w:spacing w:after="0" w:line="259" w:lineRule="auto"/>
        <w:ind w:left="0" w:firstLine="0"/>
      </w:pPr>
      <w:r>
        <w:rPr>
          <w:rFonts w:ascii="Arial" w:eastAsia="Arial" w:hAnsi="Arial" w:cs="Arial"/>
          <w:sz w:val="17"/>
        </w:rPr>
        <w:t xml:space="preserve"> </w:t>
      </w:r>
    </w:p>
    <w:p w14:paraId="129A86AC" w14:textId="77777777" w:rsidR="0048763A" w:rsidRDefault="00C824E0">
      <w:pPr>
        <w:spacing w:after="0" w:line="259" w:lineRule="auto"/>
        <w:ind w:left="-360" w:right="1908" w:firstLine="0"/>
        <w:jc w:val="center"/>
      </w:pPr>
      <w:r>
        <w:rPr>
          <w:noProof/>
        </w:rPr>
        <w:drawing>
          <wp:inline distT="0" distB="0" distL="0" distR="0" wp14:anchorId="1BDFCDEC" wp14:editId="73EB9299">
            <wp:extent cx="4914900" cy="781050"/>
            <wp:effectExtent l="0" t="0" r="0" b="0"/>
            <wp:docPr id="59" name="Picture 59"/>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8"/>
                    <a:stretch>
                      <a:fillRect/>
                    </a:stretch>
                  </pic:blipFill>
                  <pic:spPr>
                    <a:xfrm>
                      <a:off x="0" y="0"/>
                      <a:ext cx="4914900" cy="781050"/>
                    </a:xfrm>
                    <a:prstGeom prst="rect">
                      <a:avLst/>
                    </a:prstGeom>
                  </pic:spPr>
                </pic:pic>
              </a:graphicData>
            </a:graphic>
          </wp:inline>
        </w:drawing>
      </w:r>
      <w:r>
        <w:rPr>
          <w:rFonts w:ascii="Haettenschweiler" w:eastAsia="Haettenschweiler" w:hAnsi="Haettenschweiler" w:cs="Haettenschweiler"/>
          <w:color w:val="008000"/>
          <w:sz w:val="40"/>
        </w:rPr>
        <w:t xml:space="preserve"> </w:t>
      </w:r>
    </w:p>
    <w:p w14:paraId="4D2D348C" w14:textId="77777777" w:rsidR="0048763A" w:rsidRDefault="00C824E0">
      <w:pPr>
        <w:spacing w:after="312" w:line="259" w:lineRule="auto"/>
        <w:ind w:left="0" w:firstLine="0"/>
      </w:pPr>
      <w:r>
        <w:t xml:space="preserve"> </w:t>
      </w:r>
    </w:p>
    <w:p w14:paraId="5A45C450" w14:textId="77777777" w:rsidR="0048763A" w:rsidRDefault="00C824E0">
      <w:pPr>
        <w:spacing w:after="149" w:line="259" w:lineRule="auto"/>
        <w:ind w:left="73" w:firstLine="0"/>
        <w:jc w:val="center"/>
      </w:pPr>
      <w:r>
        <w:rPr>
          <w:rFonts w:ascii="Calibri" w:eastAsia="Calibri" w:hAnsi="Calibri" w:cs="Calibri"/>
          <w:b/>
          <w:color w:val="009900"/>
          <w:sz w:val="32"/>
        </w:rPr>
        <w:t xml:space="preserve"> </w:t>
      </w:r>
    </w:p>
    <w:p w14:paraId="418908A7" w14:textId="77777777" w:rsidR="0048763A" w:rsidRDefault="00C824E0">
      <w:pPr>
        <w:spacing w:after="296" w:line="259" w:lineRule="auto"/>
        <w:ind w:left="0" w:firstLine="0"/>
      </w:pPr>
      <w:r>
        <w:rPr>
          <w:rFonts w:ascii="Arial" w:eastAsia="Arial" w:hAnsi="Arial" w:cs="Arial"/>
          <w:sz w:val="24"/>
        </w:rPr>
        <w:t xml:space="preserve"> </w:t>
      </w:r>
    </w:p>
    <w:p w14:paraId="411DD578" w14:textId="77777777" w:rsidR="0048763A" w:rsidRDefault="00C824E0">
      <w:pPr>
        <w:spacing w:after="227" w:line="259" w:lineRule="auto"/>
        <w:ind w:left="73" w:firstLine="0"/>
        <w:jc w:val="center"/>
      </w:pPr>
      <w:r>
        <w:rPr>
          <w:rFonts w:ascii="Calibri" w:eastAsia="Calibri" w:hAnsi="Calibri" w:cs="Calibri"/>
          <w:b/>
          <w:color w:val="009900"/>
          <w:sz w:val="32"/>
        </w:rPr>
        <w:t xml:space="preserve"> </w:t>
      </w:r>
    </w:p>
    <w:sdt>
      <w:sdtPr>
        <w:id w:val="-1996018586"/>
        <w:docPartObj>
          <w:docPartGallery w:val="Table of Contents"/>
        </w:docPartObj>
      </w:sdtPr>
      <w:sdtEndPr/>
      <w:sdtContent>
        <w:p w14:paraId="30933E87" w14:textId="77777777" w:rsidR="0048763A" w:rsidRDefault="00C824E0">
          <w:pPr>
            <w:spacing w:after="142" w:line="259" w:lineRule="auto"/>
            <w:ind w:left="0" w:firstLine="0"/>
            <w:jc w:val="center"/>
          </w:pPr>
          <w:r>
            <w:rPr>
              <w:rFonts w:ascii="Calibri" w:eastAsia="Calibri" w:hAnsi="Calibri" w:cs="Calibri"/>
              <w:b/>
              <w:color w:val="002060"/>
              <w:sz w:val="32"/>
            </w:rPr>
            <w:t xml:space="preserve">Table of Contents </w:t>
          </w:r>
        </w:p>
        <w:p w14:paraId="0E9C74C1" w14:textId="5DF19162" w:rsidR="005B34DE" w:rsidRDefault="00C824E0">
          <w:pPr>
            <w:pStyle w:val="TOC1"/>
            <w:tabs>
              <w:tab w:val="right" w:leader="dot" w:pos="8615"/>
            </w:tabs>
            <w:rPr>
              <w:rFonts w:asciiTheme="minorHAnsi" w:eastAsiaTheme="minorEastAsia" w:hAnsiTheme="minorHAnsi" w:cstheme="minorBidi"/>
              <w:noProof/>
              <w:color w:val="auto"/>
            </w:rPr>
          </w:pPr>
          <w:r>
            <w:fldChar w:fldCharType="begin"/>
          </w:r>
          <w:r>
            <w:instrText xml:space="preserve"> TOC \o "1-2" \h \z \u </w:instrText>
          </w:r>
          <w:r>
            <w:fldChar w:fldCharType="separate"/>
          </w:r>
          <w:hyperlink w:anchor="_Toc35940023" w:history="1">
            <w:r w:rsidR="005B34DE" w:rsidRPr="00E11936">
              <w:rPr>
                <w:rStyle w:val="Hyperlink"/>
                <w:noProof/>
              </w:rPr>
              <w:t>Methodology</w:t>
            </w:r>
            <w:r w:rsidR="005B34DE">
              <w:rPr>
                <w:noProof/>
                <w:webHidden/>
              </w:rPr>
              <w:tab/>
            </w:r>
            <w:r w:rsidR="005B34DE">
              <w:rPr>
                <w:noProof/>
                <w:webHidden/>
              </w:rPr>
              <w:fldChar w:fldCharType="begin"/>
            </w:r>
            <w:r w:rsidR="005B34DE">
              <w:rPr>
                <w:noProof/>
                <w:webHidden/>
              </w:rPr>
              <w:instrText xml:space="preserve"> PAGEREF _Toc35940023 \h </w:instrText>
            </w:r>
            <w:r w:rsidR="005B34DE">
              <w:rPr>
                <w:noProof/>
                <w:webHidden/>
              </w:rPr>
            </w:r>
            <w:r w:rsidR="005B34DE">
              <w:rPr>
                <w:noProof/>
                <w:webHidden/>
              </w:rPr>
              <w:fldChar w:fldCharType="separate"/>
            </w:r>
            <w:r w:rsidR="005B34DE">
              <w:rPr>
                <w:noProof/>
                <w:webHidden/>
              </w:rPr>
              <w:t>2</w:t>
            </w:r>
            <w:r w:rsidR="005B34DE">
              <w:rPr>
                <w:noProof/>
                <w:webHidden/>
              </w:rPr>
              <w:fldChar w:fldCharType="end"/>
            </w:r>
          </w:hyperlink>
        </w:p>
        <w:p w14:paraId="2337D74C" w14:textId="4EAC1B4A" w:rsidR="005B34DE" w:rsidRDefault="009D339D">
          <w:pPr>
            <w:pStyle w:val="TOC2"/>
            <w:tabs>
              <w:tab w:val="left" w:pos="880"/>
              <w:tab w:val="right" w:leader="dot" w:pos="8615"/>
            </w:tabs>
            <w:rPr>
              <w:rFonts w:asciiTheme="minorHAnsi" w:eastAsiaTheme="minorEastAsia" w:hAnsiTheme="minorHAnsi" w:cstheme="minorBidi"/>
              <w:i w:val="0"/>
              <w:noProof/>
              <w:color w:val="auto"/>
            </w:rPr>
          </w:pPr>
          <w:hyperlink w:anchor="_Toc35940024" w:history="1">
            <w:r w:rsidR="005B34DE" w:rsidRPr="00E11936">
              <w:rPr>
                <w:rStyle w:val="Hyperlink"/>
                <w:bCs/>
                <w:noProof/>
                <w:u w:color="000000"/>
              </w:rPr>
              <w:t>1.1</w:t>
            </w:r>
            <w:r w:rsidR="005B34DE">
              <w:rPr>
                <w:rFonts w:asciiTheme="minorHAnsi" w:eastAsiaTheme="minorEastAsia" w:hAnsiTheme="minorHAnsi" w:cstheme="minorBidi"/>
                <w:i w:val="0"/>
                <w:noProof/>
                <w:color w:val="auto"/>
              </w:rPr>
              <w:tab/>
            </w:r>
            <w:r w:rsidR="005B34DE" w:rsidRPr="00E11936">
              <w:rPr>
                <w:rStyle w:val="Hyperlink"/>
                <w:noProof/>
              </w:rPr>
              <w:t>Overview</w:t>
            </w:r>
            <w:r w:rsidR="005B34DE">
              <w:rPr>
                <w:noProof/>
                <w:webHidden/>
              </w:rPr>
              <w:tab/>
            </w:r>
            <w:r w:rsidR="005B34DE">
              <w:rPr>
                <w:noProof/>
                <w:webHidden/>
              </w:rPr>
              <w:fldChar w:fldCharType="begin"/>
            </w:r>
            <w:r w:rsidR="005B34DE">
              <w:rPr>
                <w:noProof/>
                <w:webHidden/>
              </w:rPr>
              <w:instrText xml:space="preserve"> PAGEREF _Toc35940024 \h </w:instrText>
            </w:r>
            <w:r w:rsidR="005B34DE">
              <w:rPr>
                <w:noProof/>
                <w:webHidden/>
              </w:rPr>
            </w:r>
            <w:r w:rsidR="005B34DE">
              <w:rPr>
                <w:noProof/>
                <w:webHidden/>
              </w:rPr>
              <w:fldChar w:fldCharType="separate"/>
            </w:r>
            <w:r w:rsidR="005B34DE">
              <w:rPr>
                <w:noProof/>
                <w:webHidden/>
              </w:rPr>
              <w:t>2</w:t>
            </w:r>
            <w:r w:rsidR="005B34DE">
              <w:rPr>
                <w:noProof/>
                <w:webHidden/>
              </w:rPr>
              <w:fldChar w:fldCharType="end"/>
            </w:r>
          </w:hyperlink>
        </w:p>
        <w:p w14:paraId="304B4784" w14:textId="7E69473A" w:rsidR="005B34DE" w:rsidRDefault="009D339D">
          <w:pPr>
            <w:pStyle w:val="TOC2"/>
            <w:tabs>
              <w:tab w:val="left" w:pos="880"/>
              <w:tab w:val="right" w:leader="dot" w:pos="8615"/>
            </w:tabs>
            <w:rPr>
              <w:rFonts w:asciiTheme="minorHAnsi" w:eastAsiaTheme="minorEastAsia" w:hAnsiTheme="minorHAnsi" w:cstheme="minorBidi"/>
              <w:i w:val="0"/>
              <w:noProof/>
              <w:color w:val="auto"/>
            </w:rPr>
          </w:pPr>
          <w:hyperlink w:anchor="_Toc35940025" w:history="1">
            <w:r w:rsidR="005B34DE" w:rsidRPr="00E11936">
              <w:rPr>
                <w:rStyle w:val="Hyperlink"/>
                <w:bCs/>
                <w:noProof/>
                <w:u w:color="000000"/>
              </w:rPr>
              <w:t>1.2</w:t>
            </w:r>
            <w:r w:rsidR="005B34DE">
              <w:rPr>
                <w:rFonts w:asciiTheme="minorHAnsi" w:eastAsiaTheme="minorEastAsia" w:hAnsiTheme="minorHAnsi" w:cstheme="minorBidi"/>
                <w:i w:val="0"/>
                <w:noProof/>
                <w:color w:val="auto"/>
              </w:rPr>
              <w:tab/>
            </w:r>
            <w:r w:rsidR="005B34DE" w:rsidRPr="00E11936">
              <w:rPr>
                <w:rStyle w:val="Hyperlink"/>
                <w:noProof/>
              </w:rPr>
              <w:t>Uranium Recovery Facilities</w:t>
            </w:r>
            <w:r w:rsidR="005B34DE">
              <w:rPr>
                <w:noProof/>
                <w:webHidden/>
              </w:rPr>
              <w:tab/>
            </w:r>
            <w:r w:rsidR="005B34DE">
              <w:rPr>
                <w:noProof/>
                <w:webHidden/>
              </w:rPr>
              <w:fldChar w:fldCharType="begin"/>
            </w:r>
            <w:r w:rsidR="005B34DE">
              <w:rPr>
                <w:noProof/>
                <w:webHidden/>
              </w:rPr>
              <w:instrText xml:space="preserve"> PAGEREF _Toc35940025 \h </w:instrText>
            </w:r>
            <w:r w:rsidR="005B34DE">
              <w:rPr>
                <w:noProof/>
                <w:webHidden/>
              </w:rPr>
            </w:r>
            <w:r w:rsidR="005B34DE">
              <w:rPr>
                <w:noProof/>
                <w:webHidden/>
              </w:rPr>
              <w:fldChar w:fldCharType="separate"/>
            </w:r>
            <w:r w:rsidR="005B34DE">
              <w:rPr>
                <w:noProof/>
                <w:webHidden/>
              </w:rPr>
              <w:t>3</w:t>
            </w:r>
            <w:r w:rsidR="005B34DE">
              <w:rPr>
                <w:noProof/>
                <w:webHidden/>
              </w:rPr>
              <w:fldChar w:fldCharType="end"/>
            </w:r>
          </w:hyperlink>
        </w:p>
        <w:p w14:paraId="530362AD" w14:textId="11754947" w:rsidR="005B34DE" w:rsidRDefault="009D339D">
          <w:pPr>
            <w:pStyle w:val="TOC2"/>
            <w:tabs>
              <w:tab w:val="left" w:pos="880"/>
              <w:tab w:val="right" w:leader="dot" w:pos="8615"/>
            </w:tabs>
            <w:rPr>
              <w:rFonts w:asciiTheme="minorHAnsi" w:eastAsiaTheme="minorEastAsia" w:hAnsiTheme="minorHAnsi" w:cstheme="minorBidi"/>
              <w:i w:val="0"/>
              <w:noProof/>
              <w:color w:val="auto"/>
            </w:rPr>
          </w:pPr>
          <w:hyperlink w:anchor="_Toc35940026" w:history="1">
            <w:r w:rsidR="005B34DE" w:rsidRPr="00E11936">
              <w:rPr>
                <w:rStyle w:val="Hyperlink"/>
                <w:bCs/>
                <w:noProof/>
                <w:u w:color="000000"/>
              </w:rPr>
              <w:t>1.3</w:t>
            </w:r>
            <w:r w:rsidR="005B34DE">
              <w:rPr>
                <w:rFonts w:asciiTheme="minorHAnsi" w:eastAsiaTheme="minorEastAsia" w:hAnsiTheme="minorHAnsi" w:cstheme="minorBidi"/>
                <w:i w:val="0"/>
                <w:noProof/>
                <w:color w:val="auto"/>
              </w:rPr>
              <w:tab/>
            </w:r>
            <w:r w:rsidR="005B34DE" w:rsidRPr="00E11936">
              <w:rPr>
                <w:rStyle w:val="Hyperlink"/>
                <w:noProof/>
              </w:rPr>
              <w:t>Nuclear Reactor Facilities</w:t>
            </w:r>
            <w:r w:rsidR="005B34DE">
              <w:rPr>
                <w:noProof/>
                <w:webHidden/>
              </w:rPr>
              <w:tab/>
            </w:r>
            <w:r w:rsidR="005B34DE">
              <w:rPr>
                <w:noProof/>
                <w:webHidden/>
              </w:rPr>
              <w:fldChar w:fldCharType="begin"/>
            </w:r>
            <w:r w:rsidR="005B34DE">
              <w:rPr>
                <w:noProof/>
                <w:webHidden/>
              </w:rPr>
              <w:instrText xml:space="preserve"> PAGEREF _Toc35940026 \h </w:instrText>
            </w:r>
            <w:r w:rsidR="005B34DE">
              <w:rPr>
                <w:noProof/>
                <w:webHidden/>
              </w:rPr>
            </w:r>
            <w:r w:rsidR="005B34DE">
              <w:rPr>
                <w:noProof/>
                <w:webHidden/>
              </w:rPr>
              <w:fldChar w:fldCharType="separate"/>
            </w:r>
            <w:r w:rsidR="005B34DE">
              <w:rPr>
                <w:noProof/>
                <w:webHidden/>
              </w:rPr>
              <w:t>4</w:t>
            </w:r>
            <w:r w:rsidR="005B34DE">
              <w:rPr>
                <w:noProof/>
                <w:webHidden/>
              </w:rPr>
              <w:fldChar w:fldCharType="end"/>
            </w:r>
          </w:hyperlink>
        </w:p>
        <w:p w14:paraId="43ED6AE1" w14:textId="0432FBDB" w:rsidR="005B34DE" w:rsidRDefault="009D339D">
          <w:pPr>
            <w:pStyle w:val="TOC2"/>
            <w:tabs>
              <w:tab w:val="left" w:pos="880"/>
              <w:tab w:val="right" w:leader="dot" w:pos="8615"/>
            </w:tabs>
            <w:rPr>
              <w:rFonts w:asciiTheme="minorHAnsi" w:eastAsiaTheme="minorEastAsia" w:hAnsiTheme="minorHAnsi" w:cstheme="minorBidi"/>
              <w:i w:val="0"/>
              <w:noProof/>
              <w:color w:val="auto"/>
            </w:rPr>
          </w:pPr>
          <w:hyperlink w:anchor="_Toc35940027" w:history="1">
            <w:r w:rsidR="005B34DE" w:rsidRPr="00E11936">
              <w:rPr>
                <w:rStyle w:val="Hyperlink"/>
                <w:bCs/>
                <w:noProof/>
                <w:u w:color="000000"/>
              </w:rPr>
              <w:t>1.4</w:t>
            </w:r>
            <w:r w:rsidR="005B34DE">
              <w:rPr>
                <w:rFonts w:asciiTheme="minorHAnsi" w:eastAsiaTheme="minorEastAsia" w:hAnsiTheme="minorHAnsi" w:cstheme="minorBidi"/>
                <w:i w:val="0"/>
                <w:noProof/>
                <w:color w:val="auto"/>
              </w:rPr>
              <w:tab/>
            </w:r>
            <w:r w:rsidR="005B34DE" w:rsidRPr="00E11936">
              <w:rPr>
                <w:rStyle w:val="Hyperlink"/>
                <w:noProof/>
              </w:rPr>
              <w:t>Demographic Data</w:t>
            </w:r>
            <w:r w:rsidR="005B34DE">
              <w:rPr>
                <w:noProof/>
                <w:webHidden/>
              </w:rPr>
              <w:tab/>
            </w:r>
            <w:r w:rsidR="005B34DE">
              <w:rPr>
                <w:noProof/>
                <w:webHidden/>
              </w:rPr>
              <w:fldChar w:fldCharType="begin"/>
            </w:r>
            <w:r w:rsidR="005B34DE">
              <w:rPr>
                <w:noProof/>
                <w:webHidden/>
              </w:rPr>
              <w:instrText xml:space="preserve"> PAGEREF _Toc35940027 \h </w:instrText>
            </w:r>
            <w:r w:rsidR="005B34DE">
              <w:rPr>
                <w:noProof/>
                <w:webHidden/>
              </w:rPr>
            </w:r>
            <w:r w:rsidR="005B34DE">
              <w:rPr>
                <w:noProof/>
                <w:webHidden/>
              </w:rPr>
              <w:fldChar w:fldCharType="separate"/>
            </w:r>
            <w:r w:rsidR="005B34DE">
              <w:rPr>
                <w:noProof/>
                <w:webHidden/>
              </w:rPr>
              <w:t>4</w:t>
            </w:r>
            <w:r w:rsidR="005B34DE">
              <w:rPr>
                <w:noProof/>
                <w:webHidden/>
              </w:rPr>
              <w:fldChar w:fldCharType="end"/>
            </w:r>
          </w:hyperlink>
        </w:p>
        <w:p w14:paraId="062A0006" w14:textId="3250BCAC" w:rsidR="005B34DE" w:rsidRDefault="009D339D">
          <w:pPr>
            <w:pStyle w:val="TOC1"/>
            <w:tabs>
              <w:tab w:val="left" w:pos="440"/>
              <w:tab w:val="right" w:leader="dot" w:pos="8615"/>
            </w:tabs>
            <w:rPr>
              <w:rFonts w:asciiTheme="minorHAnsi" w:eastAsiaTheme="minorEastAsia" w:hAnsiTheme="minorHAnsi" w:cstheme="minorBidi"/>
              <w:noProof/>
              <w:color w:val="auto"/>
            </w:rPr>
          </w:pPr>
          <w:hyperlink w:anchor="_Toc35940028" w:history="1">
            <w:r w:rsidR="005B34DE" w:rsidRPr="00E11936">
              <w:rPr>
                <w:rStyle w:val="Hyperlink"/>
                <w:bCs/>
                <w:noProof/>
                <w:u w:color="000000"/>
              </w:rPr>
              <w:t>2</w:t>
            </w:r>
            <w:r w:rsidR="005B34DE">
              <w:rPr>
                <w:rFonts w:asciiTheme="minorHAnsi" w:eastAsiaTheme="minorEastAsia" w:hAnsiTheme="minorHAnsi" w:cstheme="minorBidi"/>
                <w:noProof/>
                <w:color w:val="auto"/>
              </w:rPr>
              <w:tab/>
            </w:r>
            <w:r w:rsidR="005B34DE" w:rsidRPr="00E11936">
              <w:rPr>
                <w:rStyle w:val="Hyperlink"/>
                <w:noProof/>
              </w:rPr>
              <w:t>Results</w:t>
            </w:r>
            <w:r w:rsidR="005B34DE">
              <w:rPr>
                <w:noProof/>
                <w:webHidden/>
              </w:rPr>
              <w:tab/>
            </w:r>
            <w:r w:rsidR="005B34DE">
              <w:rPr>
                <w:noProof/>
                <w:webHidden/>
              </w:rPr>
              <w:fldChar w:fldCharType="begin"/>
            </w:r>
            <w:r w:rsidR="005B34DE">
              <w:rPr>
                <w:noProof/>
                <w:webHidden/>
              </w:rPr>
              <w:instrText xml:space="preserve"> PAGEREF _Toc35940028 \h </w:instrText>
            </w:r>
            <w:r w:rsidR="005B34DE">
              <w:rPr>
                <w:noProof/>
                <w:webHidden/>
              </w:rPr>
            </w:r>
            <w:r w:rsidR="005B34DE">
              <w:rPr>
                <w:noProof/>
                <w:webHidden/>
              </w:rPr>
              <w:fldChar w:fldCharType="separate"/>
            </w:r>
            <w:r w:rsidR="005B34DE">
              <w:rPr>
                <w:noProof/>
                <w:webHidden/>
              </w:rPr>
              <w:t>5</w:t>
            </w:r>
            <w:r w:rsidR="005B34DE">
              <w:rPr>
                <w:noProof/>
                <w:webHidden/>
              </w:rPr>
              <w:fldChar w:fldCharType="end"/>
            </w:r>
          </w:hyperlink>
        </w:p>
        <w:p w14:paraId="144FA832" w14:textId="3EE5E088" w:rsidR="005B34DE" w:rsidRDefault="009D339D">
          <w:pPr>
            <w:pStyle w:val="TOC2"/>
            <w:tabs>
              <w:tab w:val="left" w:pos="880"/>
              <w:tab w:val="right" w:leader="dot" w:pos="8615"/>
            </w:tabs>
            <w:rPr>
              <w:rFonts w:asciiTheme="minorHAnsi" w:eastAsiaTheme="minorEastAsia" w:hAnsiTheme="minorHAnsi" w:cstheme="minorBidi"/>
              <w:i w:val="0"/>
              <w:noProof/>
              <w:color w:val="auto"/>
            </w:rPr>
          </w:pPr>
          <w:hyperlink w:anchor="_Toc35940029" w:history="1">
            <w:r w:rsidR="005B34DE" w:rsidRPr="00E11936">
              <w:rPr>
                <w:rStyle w:val="Hyperlink"/>
                <w:bCs/>
                <w:noProof/>
                <w:u w:color="000000"/>
              </w:rPr>
              <w:t>2.1</w:t>
            </w:r>
            <w:r w:rsidR="005B34DE">
              <w:rPr>
                <w:rFonts w:asciiTheme="minorHAnsi" w:eastAsiaTheme="minorEastAsia" w:hAnsiTheme="minorHAnsi" w:cstheme="minorBidi"/>
                <w:i w:val="0"/>
                <w:noProof/>
                <w:color w:val="auto"/>
              </w:rPr>
              <w:tab/>
            </w:r>
            <w:r w:rsidR="005B34DE" w:rsidRPr="00E11936">
              <w:rPr>
                <w:rStyle w:val="Hyperlink"/>
                <w:noProof/>
              </w:rPr>
              <w:t>1950 – 1980</w:t>
            </w:r>
            <w:r w:rsidR="005B34DE">
              <w:rPr>
                <w:noProof/>
                <w:webHidden/>
              </w:rPr>
              <w:tab/>
            </w:r>
            <w:r w:rsidR="005B34DE">
              <w:rPr>
                <w:noProof/>
                <w:webHidden/>
              </w:rPr>
              <w:fldChar w:fldCharType="begin"/>
            </w:r>
            <w:r w:rsidR="005B34DE">
              <w:rPr>
                <w:noProof/>
                <w:webHidden/>
              </w:rPr>
              <w:instrText xml:space="preserve"> PAGEREF _Toc35940029 \h </w:instrText>
            </w:r>
            <w:r w:rsidR="005B34DE">
              <w:rPr>
                <w:noProof/>
                <w:webHidden/>
              </w:rPr>
            </w:r>
            <w:r w:rsidR="005B34DE">
              <w:rPr>
                <w:noProof/>
                <w:webHidden/>
              </w:rPr>
              <w:fldChar w:fldCharType="separate"/>
            </w:r>
            <w:r w:rsidR="005B34DE">
              <w:rPr>
                <w:noProof/>
                <w:webHidden/>
              </w:rPr>
              <w:t>6</w:t>
            </w:r>
            <w:r w:rsidR="005B34DE">
              <w:rPr>
                <w:noProof/>
                <w:webHidden/>
              </w:rPr>
              <w:fldChar w:fldCharType="end"/>
            </w:r>
          </w:hyperlink>
        </w:p>
        <w:p w14:paraId="4EF43A9D" w14:textId="154FF778" w:rsidR="005B34DE" w:rsidRDefault="009D339D">
          <w:pPr>
            <w:pStyle w:val="TOC2"/>
            <w:tabs>
              <w:tab w:val="left" w:pos="880"/>
              <w:tab w:val="right" w:leader="dot" w:pos="8615"/>
            </w:tabs>
            <w:rPr>
              <w:rFonts w:asciiTheme="minorHAnsi" w:eastAsiaTheme="minorEastAsia" w:hAnsiTheme="minorHAnsi" w:cstheme="minorBidi"/>
              <w:i w:val="0"/>
              <w:noProof/>
              <w:color w:val="auto"/>
            </w:rPr>
          </w:pPr>
          <w:hyperlink w:anchor="_Toc35940030" w:history="1">
            <w:r w:rsidR="005B34DE" w:rsidRPr="00E11936">
              <w:rPr>
                <w:rStyle w:val="Hyperlink"/>
                <w:bCs/>
                <w:noProof/>
                <w:u w:color="000000"/>
              </w:rPr>
              <w:t>2.2</w:t>
            </w:r>
            <w:r w:rsidR="005B34DE">
              <w:rPr>
                <w:rFonts w:asciiTheme="minorHAnsi" w:eastAsiaTheme="minorEastAsia" w:hAnsiTheme="minorHAnsi" w:cstheme="minorBidi"/>
                <w:i w:val="0"/>
                <w:noProof/>
                <w:color w:val="auto"/>
              </w:rPr>
              <w:tab/>
            </w:r>
            <w:r w:rsidR="005B34DE" w:rsidRPr="00E11936">
              <w:rPr>
                <w:rStyle w:val="Hyperlink"/>
                <w:noProof/>
              </w:rPr>
              <w:t>1990 – 2010</w:t>
            </w:r>
            <w:r w:rsidR="005B34DE">
              <w:rPr>
                <w:noProof/>
                <w:webHidden/>
              </w:rPr>
              <w:tab/>
            </w:r>
            <w:r w:rsidR="005B34DE">
              <w:rPr>
                <w:noProof/>
                <w:webHidden/>
              </w:rPr>
              <w:fldChar w:fldCharType="begin"/>
            </w:r>
            <w:r w:rsidR="005B34DE">
              <w:rPr>
                <w:noProof/>
                <w:webHidden/>
              </w:rPr>
              <w:instrText xml:space="preserve"> PAGEREF _Toc35940030 \h </w:instrText>
            </w:r>
            <w:r w:rsidR="005B34DE">
              <w:rPr>
                <w:noProof/>
                <w:webHidden/>
              </w:rPr>
            </w:r>
            <w:r w:rsidR="005B34DE">
              <w:rPr>
                <w:noProof/>
                <w:webHidden/>
              </w:rPr>
              <w:fldChar w:fldCharType="separate"/>
            </w:r>
            <w:r w:rsidR="005B34DE">
              <w:rPr>
                <w:noProof/>
                <w:webHidden/>
              </w:rPr>
              <w:t>9</w:t>
            </w:r>
            <w:r w:rsidR="005B34DE">
              <w:rPr>
                <w:noProof/>
                <w:webHidden/>
              </w:rPr>
              <w:fldChar w:fldCharType="end"/>
            </w:r>
          </w:hyperlink>
        </w:p>
        <w:p w14:paraId="2FC7C5B4" w14:textId="5BE58141" w:rsidR="0048763A" w:rsidRDefault="00C824E0">
          <w:r>
            <w:fldChar w:fldCharType="end"/>
          </w:r>
        </w:p>
      </w:sdtContent>
    </w:sdt>
    <w:p w14:paraId="0B6F0932" w14:textId="78BB7093" w:rsidR="00833FBC" w:rsidRDefault="00833FBC" w:rsidP="00833FBC">
      <w:pPr>
        <w:pStyle w:val="Heading1"/>
        <w:numPr>
          <w:ilvl w:val="0"/>
          <w:numId w:val="0"/>
        </w:numPr>
        <w:spacing w:after="71"/>
      </w:pPr>
    </w:p>
    <w:p w14:paraId="4D51E031" w14:textId="12329CD0" w:rsidR="005B34DE" w:rsidRDefault="005B34DE" w:rsidP="005B34DE">
      <w:pPr>
        <w:pStyle w:val="Heading1"/>
        <w:spacing w:after="0"/>
        <w:ind w:left="1008" w:hanging="648"/>
      </w:pPr>
      <w:commentRangeStart w:id="0"/>
      <w:r>
        <w:t>Methodology</w:t>
      </w:r>
      <w:commentRangeEnd w:id="0"/>
      <w:r w:rsidR="00A3611F">
        <w:rPr>
          <w:rStyle w:val="CommentReference"/>
          <w:rFonts w:ascii="Cambria" w:eastAsia="Cambria" w:hAnsi="Cambria" w:cs="Cambria"/>
          <w:b w:val="0"/>
          <w:color w:val="000000"/>
        </w:rPr>
        <w:commentReference w:id="0"/>
      </w:r>
    </w:p>
    <w:p w14:paraId="6837FDB7" w14:textId="77777777" w:rsidR="003E3C31" w:rsidRPr="003E3C31" w:rsidRDefault="003E3C31" w:rsidP="005B34DE">
      <w:pPr>
        <w:ind w:left="0" w:firstLine="0"/>
      </w:pPr>
    </w:p>
    <w:p w14:paraId="6E1FF20F" w14:textId="44B3E266" w:rsidR="0048763A" w:rsidRDefault="003E3C31">
      <w:pPr>
        <w:pStyle w:val="Heading2"/>
        <w:spacing w:after="56"/>
        <w:ind w:left="936" w:hanging="576"/>
      </w:pPr>
      <w:bookmarkStart w:id="1" w:name="_Toc35940024"/>
      <w:r>
        <w:t>Overview</w:t>
      </w:r>
      <w:bookmarkEnd w:id="1"/>
    </w:p>
    <w:p w14:paraId="524A6049" w14:textId="5134B2ED" w:rsidR="003E3C31" w:rsidRPr="003E3C31" w:rsidRDefault="003E3C31" w:rsidP="003E3C31">
      <w:pPr>
        <w:spacing w:after="0" w:line="240" w:lineRule="auto"/>
        <w:ind w:left="0" w:firstLine="0"/>
        <w:rPr>
          <w:rFonts w:asciiTheme="minorHAnsi" w:eastAsia="Times New Roman" w:hAnsiTheme="minorHAnsi" w:cstheme="minorHAnsi"/>
          <w:color w:val="auto"/>
          <w:sz w:val="24"/>
          <w:szCs w:val="24"/>
        </w:rPr>
      </w:pPr>
      <w:r w:rsidRPr="003E3C31">
        <w:rPr>
          <w:rFonts w:asciiTheme="minorHAnsi" w:eastAsia="Times New Roman" w:hAnsiTheme="minorHAnsi" w:cstheme="minorHAnsi"/>
        </w:rPr>
        <w:t xml:space="preserve">The goal of this project is to validate </w:t>
      </w:r>
      <w:r w:rsidR="00C26B83">
        <w:rPr>
          <w:rFonts w:asciiTheme="minorHAnsi" w:eastAsia="Times New Roman" w:hAnsiTheme="minorHAnsi" w:cstheme="minorHAnsi"/>
        </w:rPr>
        <w:t xml:space="preserve">the </w:t>
      </w:r>
      <w:r w:rsidRPr="003E3C31">
        <w:rPr>
          <w:rFonts w:asciiTheme="minorHAnsi" w:eastAsia="Times New Roman" w:hAnsiTheme="minorHAnsi" w:cstheme="minorHAnsi"/>
        </w:rPr>
        <w:t>assumption that the risk/reward for nuclear facilities are not equally distributed across socio-economic groups. The hypothesis is that high risk/low reward activities such as uranium mining and processing are located primarily in marginalized communities while high reward</w:t>
      </w:r>
      <w:commentRangeStart w:id="2"/>
      <w:r w:rsidRPr="003E3C31">
        <w:rPr>
          <w:rFonts w:asciiTheme="minorHAnsi" w:eastAsia="Times New Roman" w:hAnsiTheme="minorHAnsi" w:cstheme="minorHAnsi"/>
        </w:rPr>
        <w:t xml:space="preserve">/ low risk activities </w:t>
      </w:r>
      <w:commentRangeEnd w:id="2"/>
      <w:r w:rsidR="00D178B9">
        <w:rPr>
          <w:rStyle w:val="CommentReference"/>
        </w:rPr>
        <w:commentReference w:id="2"/>
      </w:r>
      <w:r w:rsidRPr="003E3C31">
        <w:rPr>
          <w:rFonts w:asciiTheme="minorHAnsi" w:eastAsia="Times New Roman" w:hAnsiTheme="minorHAnsi" w:cstheme="minorHAnsi"/>
        </w:rPr>
        <w:t>such as nuclear</w:t>
      </w:r>
      <w:r w:rsidR="00C26B83">
        <w:rPr>
          <w:rFonts w:asciiTheme="minorHAnsi" w:eastAsia="Times New Roman" w:hAnsiTheme="minorHAnsi" w:cstheme="minorHAnsi"/>
        </w:rPr>
        <w:t xml:space="preserve"> reactor</w:t>
      </w:r>
      <w:r w:rsidRPr="003E3C31">
        <w:rPr>
          <w:rFonts w:asciiTheme="minorHAnsi" w:eastAsia="Times New Roman" w:hAnsiTheme="minorHAnsi" w:cstheme="minorHAnsi"/>
        </w:rPr>
        <w:t xml:space="preserve"> facilities are more commonly located in communities with a smaller marginalized population.  </w:t>
      </w:r>
      <w:commentRangeStart w:id="3"/>
      <w:r w:rsidRPr="003E3C31">
        <w:rPr>
          <w:rFonts w:asciiTheme="minorHAnsi" w:eastAsia="Times New Roman" w:hAnsiTheme="minorHAnsi" w:cstheme="minorHAnsi"/>
        </w:rPr>
        <w:t>While there are six primary stages of the fu</w:t>
      </w:r>
      <w:r>
        <w:rPr>
          <w:rFonts w:asciiTheme="minorHAnsi" w:eastAsia="Times New Roman" w:hAnsiTheme="minorHAnsi" w:cstheme="minorHAnsi"/>
        </w:rPr>
        <w:t>el cycle</w:t>
      </w:r>
      <w:commentRangeEnd w:id="3"/>
      <w:r w:rsidR="008378C8">
        <w:rPr>
          <w:rStyle w:val="CommentReference"/>
        </w:rPr>
        <w:commentReference w:id="3"/>
      </w:r>
      <w:r>
        <w:rPr>
          <w:rFonts w:asciiTheme="minorHAnsi" w:eastAsia="Times New Roman" w:hAnsiTheme="minorHAnsi" w:cstheme="minorHAnsi"/>
        </w:rPr>
        <w:t>, we will be examining, uranium recovery facilities</w:t>
      </w:r>
      <w:r w:rsidRPr="003E3C31">
        <w:rPr>
          <w:rFonts w:asciiTheme="minorHAnsi" w:eastAsia="Times New Roman" w:hAnsiTheme="minorHAnsi" w:cstheme="minorHAnsi"/>
        </w:rPr>
        <w:t xml:space="preserve"> and nuclear reactor facilities for this analysis. This is due to the lack o</w:t>
      </w:r>
      <w:r w:rsidR="00C24845">
        <w:rPr>
          <w:rFonts w:asciiTheme="minorHAnsi" w:eastAsia="Times New Roman" w:hAnsiTheme="minorHAnsi" w:cstheme="minorHAnsi"/>
        </w:rPr>
        <w:t xml:space="preserve">f </w:t>
      </w:r>
      <w:r w:rsidRPr="003E3C31">
        <w:rPr>
          <w:rFonts w:asciiTheme="minorHAnsi" w:eastAsia="Times New Roman" w:hAnsiTheme="minorHAnsi" w:cstheme="minorHAnsi"/>
        </w:rPr>
        <w:t xml:space="preserve">data </w:t>
      </w:r>
      <w:r w:rsidR="009237D1" w:rsidRPr="003E3C31">
        <w:rPr>
          <w:rFonts w:asciiTheme="minorHAnsi" w:eastAsia="Times New Roman" w:hAnsiTheme="minorHAnsi" w:cstheme="minorHAnsi"/>
        </w:rPr>
        <w:t>availability</w:t>
      </w:r>
      <w:r w:rsidRPr="003E3C31">
        <w:rPr>
          <w:rFonts w:asciiTheme="minorHAnsi" w:eastAsia="Times New Roman" w:hAnsiTheme="minorHAnsi" w:cstheme="minorHAnsi"/>
        </w:rPr>
        <w:t xml:space="preserve"> in other areas of the fuel cycle.</w:t>
      </w:r>
      <w:r w:rsidR="00C26B83">
        <w:rPr>
          <w:rFonts w:asciiTheme="minorHAnsi" w:eastAsia="Times New Roman" w:hAnsiTheme="minorHAnsi" w:cstheme="minorHAnsi"/>
        </w:rPr>
        <w:t xml:space="preserve"> </w:t>
      </w:r>
      <w:r w:rsidR="00C24845">
        <w:rPr>
          <w:rFonts w:asciiTheme="minorHAnsi" w:eastAsia="Times New Roman" w:hAnsiTheme="minorHAnsi" w:cstheme="minorHAnsi"/>
        </w:rPr>
        <w:t xml:space="preserve"> </w:t>
      </w:r>
      <w:r w:rsidR="00C24845" w:rsidRPr="00D178B9">
        <w:rPr>
          <w:rFonts w:asciiTheme="minorHAnsi" w:eastAsia="Times New Roman" w:hAnsiTheme="minorHAnsi" w:cstheme="minorHAnsi"/>
          <w:highlight w:val="yellow"/>
        </w:rPr>
        <w:t>These sites are combined with census data to determine both the demographic conditions across sites at the time of siting, and how demographics changed after siting</w:t>
      </w:r>
      <w:r w:rsidR="00C24845">
        <w:rPr>
          <w:rFonts w:asciiTheme="minorHAnsi" w:eastAsia="Times New Roman" w:hAnsiTheme="minorHAnsi" w:cstheme="minorHAnsi"/>
        </w:rPr>
        <w:t>.</w:t>
      </w:r>
      <w:r w:rsidR="00C24845" w:rsidRPr="00C24845">
        <w:t xml:space="preserve"> </w:t>
      </w:r>
      <w:r w:rsidR="00A969E3">
        <w:rPr>
          <w:rFonts w:asciiTheme="minorHAnsi" w:eastAsia="Times New Roman" w:hAnsiTheme="minorHAnsi" w:cstheme="minorHAnsi"/>
        </w:rPr>
        <w:t>Year</w:t>
      </w:r>
      <w:r w:rsidR="00C24845" w:rsidRPr="00C24845">
        <w:rPr>
          <w:rFonts w:asciiTheme="minorHAnsi" w:eastAsia="Times New Roman" w:hAnsiTheme="minorHAnsi" w:cstheme="minorHAnsi"/>
        </w:rPr>
        <w:t xml:space="preserve"> of siting is defined as the first year of active production for a given facility. </w:t>
      </w:r>
      <w:r w:rsidR="00AF191C">
        <w:rPr>
          <w:rFonts w:asciiTheme="minorHAnsi" w:eastAsia="Times New Roman" w:hAnsiTheme="minorHAnsi" w:cstheme="minorHAnsi"/>
        </w:rPr>
        <w:t xml:space="preserve">Inclusion for analysis </w:t>
      </w:r>
      <w:r w:rsidR="00AF191C">
        <w:rPr>
          <w:rFonts w:asciiTheme="minorHAnsi" w:eastAsia="Times New Roman" w:hAnsiTheme="minorHAnsi" w:cstheme="minorHAnsi"/>
        </w:rPr>
        <w:lastRenderedPageBreak/>
        <w:t xml:space="preserve">looks at siting that occurred in 1950 to the </w:t>
      </w:r>
      <w:r w:rsidR="00E5411C">
        <w:rPr>
          <w:rFonts w:asciiTheme="minorHAnsi" w:eastAsia="Times New Roman" w:hAnsiTheme="minorHAnsi" w:cstheme="minorHAnsi"/>
        </w:rPr>
        <w:t>present. The</w:t>
      </w:r>
      <w:r w:rsidR="00C24845">
        <w:rPr>
          <w:rFonts w:asciiTheme="minorHAnsi" w:eastAsia="Times New Roman" w:hAnsiTheme="minorHAnsi" w:cstheme="minorHAnsi"/>
        </w:rPr>
        <w:t xml:space="preserve"> geographic scale used for analysis is the county. Counties were chosen as they are a relatively stable geography and census tracts were not available across the U.S. until 1990.  Below is a flow chart of the methodological process. </w:t>
      </w:r>
    </w:p>
    <w:p w14:paraId="44013088" w14:textId="5A4D71EC" w:rsidR="003E3C31" w:rsidRDefault="00C24845" w:rsidP="003E3C31">
      <w:r>
        <w:rPr>
          <w:noProof/>
        </w:rPr>
        <w:drawing>
          <wp:inline distT="0" distB="0" distL="0" distR="0" wp14:anchorId="68184B04" wp14:editId="3DA3C972">
            <wp:extent cx="5476875" cy="2586355"/>
            <wp:effectExtent l="0" t="0" r="9525"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76875" cy="2586355"/>
                    </a:xfrm>
                    <a:prstGeom prst="rect">
                      <a:avLst/>
                    </a:prstGeom>
                  </pic:spPr>
                </pic:pic>
              </a:graphicData>
            </a:graphic>
          </wp:inline>
        </w:drawing>
      </w:r>
    </w:p>
    <w:p w14:paraId="4BDA53A9" w14:textId="10D3D93F" w:rsidR="0048763A" w:rsidRDefault="0048763A" w:rsidP="003E3C31">
      <w:pPr>
        <w:ind w:left="0" w:firstLine="0"/>
      </w:pPr>
    </w:p>
    <w:p w14:paraId="11C846AD" w14:textId="318302C7" w:rsidR="0048763A" w:rsidRDefault="003E3C31">
      <w:pPr>
        <w:pStyle w:val="Heading2"/>
        <w:spacing w:after="344"/>
        <w:ind w:left="936" w:hanging="576"/>
      </w:pPr>
      <w:bookmarkStart w:id="4" w:name="_Toc35940025"/>
      <w:r>
        <w:t>Uranium Recovery Facilities</w:t>
      </w:r>
      <w:bookmarkEnd w:id="4"/>
    </w:p>
    <w:p w14:paraId="0A0E6995" w14:textId="170BC073" w:rsidR="003E3C31" w:rsidRDefault="003E3C31" w:rsidP="00833FBC">
      <w:pPr>
        <w:ind w:left="0" w:firstLine="0"/>
      </w:pPr>
      <w:commentRangeStart w:id="5"/>
      <w:r>
        <w:t>Uranium recovery facilities includes both mining and milling facilities.</w:t>
      </w:r>
      <w:commentRangeEnd w:id="5"/>
      <w:r w:rsidR="009978AC">
        <w:rPr>
          <w:rStyle w:val="CommentReference"/>
        </w:rPr>
        <w:commentReference w:id="5"/>
      </w:r>
      <w:r w:rsidRPr="003E3C31">
        <w:t xml:space="preserve"> </w:t>
      </w:r>
      <w:r>
        <w:t xml:space="preserve">The primary data source for this analysis is the </w:t>
      </w:r>
      <w:r w:rsidRPr="003E3C31">
        <w:t>USGS Mineral Re</w:t>
      </w:r>
      <w:r>
        <w:t>source Data System (</w:t>
      </w:r>
      <w:proofErr w:type="spellStart"/>
      <w:r>
        <w:t>MRDS</w:t>
      </w:r>
      <w:proofErr w:type="spellEnd"/>
      <w:r>
        <w:t xml:space="preserve">) 2011 </w:t>
      </w:r>
      <w:r w:rsidR="009237D1">
        <w:t>supplemented</w:t>
      </w:r>
      <w:r>
        <w:t xml:space="preserve"> by EIA datasets to include more recent facilities. </w:t>
      </w:r>
      <w:r w:rsidR="009D534A">
        <w:t xml:space="preserve">The </w:t>
      </w:r>
      <w:proofErr w:type="spellStart"/>
      <w:r w:rsidR="009D534A">
        <w:t>MRDS</w:t>
      </w:r>
      <w:proofErr w:type="spellEnd"/>
      <w:r w:rsidR="009D534A">
        <w:t xml:space="preserve"> data</w:t>
      </w:r>
      <w:r>
        <w:t xml:space="preserve"> set was c</w:t>
      </w:r>
      <w:r w:rsidRPr="003E3C31">
        <w:t>onstrained for mines</w:t>
      </w:r>
      <w:r w:rsidR="009D534A">
        <w:t xml:space="preserve"> and mills</w:t>
      </w:r>
      <w:r w:rsidRPr="003E3C31">
        <w:t xml:space="preserve"> located in the US</w:t>
      </w:r>
      <w:r w:rsidR="009D534A">
        <w:t>,</w:t>
      </w:r>
      <w:r w:rsidRPr="003E3C31">
        <w:t xml:space="preserve"> which were former </w:t>
      </w:r>
      <w:r w:rsidR="009D534A">
        <w:t>or</w:t>
      </w:r>
      <w:r w:rsidRPr="003E3C31">
        <w:t xml:space="preserve"> current producers</w:t>
      </w:r>
      <w:r w:rsidR="009D534A">
        <w:t xml:space="preserve"> (for mills)</w:t>
      </w:r>
      <w:r w:rsidRPr="003E3C31">
        <w:t xml:space="preserve">, </w:t>
      </w:r>
      <w:r w:rsidR="009D534A">
        <w:t xml:space="preserve">or mining activities that actively mined only uranium that included a first year of production field. Recovery facilities that mined several minerals were not included </w:t>
      </w:r>
      <w:r w:rsidR="009237D1">
        <w:t xml:space="preserve">as </w:t>
      </w:r>
      <w:r w:rsidR="009237D1" w:rsidRPr="003E3C31">
        <w:t>reliable</w:t>
      </w:r>
      <w:r w:rsidRPr="003E3C31">
        <w:t xml:space="preserve"> operating dates</w:t>
      </w:r>
      <w:r w:rsidR="009D534A">
        <w:t xml:space="preserve"> where needed</w:t>
      </w:r>
      <w:r w:rsidRPr="003E3C31">
        <w:t xml:space="preserve"> to compare to socio-economic data and while uranium mining may have ceased other mining may have continued making date information unreliable. </w:t>
      </w:r>
      <w:r w:rsidR="009D534A">
        <w:t xml:space="preserve">Below </w:t>
      </w:r>
      <w:proofErr w:type="gramStart"/>
      <w:r w:rsidR="009D534A">
        <w:t>are</w:t>
      </w:r>
      <w:proofErr w:type="gramEnd"/>
      <w:r w:rsidR="009D534A">
        <w:t xml:space="preserve"> the distribution of the resulting data set </w:t>
      </w:r>
      <w:r w:rsidR="00A969E3">
        <w:t>by state and year of siting.</w:t>
      </w:r>
    </w:p>
    <w:p w14:paraId="5938DF88" w14:textId="2682044D" w:rsidR="009D534A" w:rsidRDefault="009D534A" w:rsidP="003E3C31">
      <w:r w:rsidRPr="009D534A">
        <w:rPr>
          <w:noProof/>
        </w:rPr>
        <w:drawing>
          <wp:inline distT="0" distB="0" distL="0" distR="0" wp14:anchorId="26D1BD66" wp14:editId="5DA91626">
            <wp:extent cx="4857749" cy="2428875"/>
            <wp:effectExtent l="0" t="0" r="635" b="0"/>
            <wp:docPr id="3" name="Picture 3" descr="https://lh3.googleusercontent.com/dipzNy1dZE5KNkQqRi6mH7Y8hN-pMwfOniMCMk0r_9MPfDDpgUYL0l9ag_PLylnjs7SjP8WrnAfwMJSo4JVOFlhmYLBADShnco4Hf3Ce1AGpik3ubH9r824CfYZ3D5Csd8pQYpc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3.googleusercontent.com/dipzNy1dZE5KNkQqRi6mH7Y8hN-pMwfOniMCMk0r_9MPfDDpgUYL0l9ag_PLylnjs7SjP8WrnAfwMJSo4JVOFlhmYLBADShnco4Hf3Ce1AGpik3ubH9r824CfYZ3D5Csd8pQYpcz"/>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866224" cy="2433113"/>
                    </a:xfrm>
                    <a:prstGeom prst="rect">
                      <a:avLst/>
                    </a:prstGeom>
                    <a:noFill/>
                    <a:ln>
                      <a:noFill/>
                    </a:ln>
                  </pic:spPr>
                </pic:pic>
              </a:graphicData>
            </a:graphic>
          </wp:inline>
        </w:drawing>
      </w:r>
    </w:p>
    <w:p w14:paraId="64EBB664" w14:textId="77777777" w:rsidR="009D534A" w:rsidRDefault="009D534A" w:rsidP="003E3C31"/>
    <w:p w14:paraId="2E897D7A" w14:textId="3AF1A279" w:rsidR="009D534A" w:rsidRDefault="009D534A" w:rsidP="003E3C31">
      <w:r w:rsidRPr="009D534A">
        <w:rPr>
          <w:noProof/>
        </w:rPr>
        <w:drawing>
          <wp:inline distT="0" distB="0" distL="0" distR="0" wp14:anchorId="2EBA28CA" wp14:editId="2DB04F8B">
            <wp:extent cx="3933825" cy="5514975"/>
            <wp:effectExtent l="0" t="0" r="9525" b="9525"/>
            <wp:docPr id="4" name="Picture 4" descr="https://lh6.googleusercontent.com/zReG1JDScePWlPIdx_p1s0vAh_wWGBfJ76yXOTthJohTbrjCALPz-q145oHlX86_9xP252T4tm4Eef6kak4RcQ_K_XNqf0Y9dh-l5ztuKtiPx5goiksrofKk6BE_ZAH8Q2TkZpZ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6.googleusercontent.com/zReG1JDScePWlPIdx_p1s0vAh_wWGBfJ76yXOTthJohTbrjCALPz-q145oHlX86_9xP252T4tm4Eef6kak4RcQ_K_XNqf0Y9dh-l5ztuKtiPx5goiksrofKk6BE_ZAH8Q2TkZpZO"/>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935937" cy="5517936"/>
                    </a:xfrm>
                    <a:prstGeom prst="rect">
                      <a:avLst/>
                    </a:prstGeom>
                    <a:noFill/>
                    <a:ln>
                      <a:noFill/>
                    </a:ln>
                  </pic:spPr>
                </pic:pic>
              </a:graphicData>
            </a:graphic>
          </wp:inline>
        </w:drawing>
      </w:r>
    </w:p>
    <w:p w14:paraId="56EAC6B7" w14:textId="581F03A3" w:rsidR="009D534A" w:rsidRDefault="009D534A" w:rsidP="009D534A">
      <w:pPr>
        <w:pStyle w:val="Heading2"/>
      </w:pPr>
      <w:r>
        <w:t xml:space="preserve"> </w:t>
      </w:r>
      <w:bookmarkStart w:id="6" w:name="_Toc35940026"/>
      <w:r>
        <w:t>Nuclear Reactor Facilities</w:t>
      </w:r>
      <w:bookmarkEnd w:id="6"/>
    </w:p>
    <w:p w14:paraId="38DB60C1" w14:textId="3928324D" w:rsidR="00C26B83" w:rsidRDefault="00C26B83" w:rsidP="00C26B83"/>
    <w:p w14:paraId="14DB7FCE" w14:textId="26E8DA52" w:rsidR="003E3C31" w:rsidRDefault="00C26B83" w:rsidP="00C26B83">
      <w:r>
        <w:t xml:space="preserve">Nuclear Reactor facilities include all nuclear reactor facilities that were operational, excluding test reactors. The data source for this analysis is </w:t>
      </w:r>
      <w:r w:rsidRPr="00C26B83">
        <w:t xml:space="preserve">EIA -860 </w:t>
      </w:r>
      <w:r>
        <w:t>as of December 2019. This source</w:t>
      </w:r>
      <w:r w:rsidRPr="00C26B83">
        <w:t xml:space="preserve"> includes all facilities that were still operating 2002 forward</w:t>
      </w:r>
      <w:r>
        <w:t xml:space="preserve">. If a facility was retired before </w:t>
      </w:r>
      <w:commentRangeStart w:id="7"/>
      <w:r>
        <w:t>2002 it would not be included.</w:t>
      </w:r>
      <w:r w:rsidRPr="00C26B83">
        <w:t xml:space="preserve"> </w:t>
      </w:r>
      <w:commentRangeEnd w:id="7"/>
      <w:r w:rsidR="00E93C4D">
        <w:rPr>
          <w:rStyle w:val="CommentReference"/>
        </w:rPr>
        <w:commentReference w:id="7"/>
      </w:r>
    </w:p>
    <w:p w14:paraId="4E0C53E7" w14:textId="18D1963E" w:rsidR="00C26B83" w:rsidRDefault="00C26B83" w:rsidP="00C26B83"/>
    <w:p w14:paraId="56765ED8" w14:textId="799934A3" w:rsidR="00C26B83" w:rsidRDefault="00833FBC" w:rsidP="00C26B83">
      <w:pPr>
        <w:pStyle w:val="Heading2"/>
      </w:pPr>
      <w:r>
        <w:t xml:space="preserve"> </w:t>
      </w:r>
      <w:bookmarkStart w:id="8" w:name="_Toc35940027"/>
      <w:r w:rsidR="00C26B83">
        <w:t>Demographic Data</w:t>
      </w:r>
      <w:bookmarkEnd w:id="8"/>
    </w:p>
    <w:p w14:paraId="463FA548" w14:textId="6A31CEED" w:rsidR="00C24845" w:rsidRDefault="00C24845" w:rsidP="00C24845"/>
    <w:p w14:paraId="3B7D96AD" w14:textId="0D47B34E" w:rsidR="00C26B83" w:rsidRDefault="00C24845" w:rsidP="00C26B83">
      <w:r>
        <w:t xml:space="preserve">Demographic data is drawn from U.S. </w:t>
      </w:r>
      <w:r w:rsidR="005B34DE">
        <w:t>Decennial Census from 195</w:t>
      </w:r>
      <w:r>
        <w:t>0-2010. Some demographic information also is drawn from the 2008-2012 ACS if need</w:t>
      </w:r>
      <w:r w:rsidR="005B34DE">
        <w:t>ed</w:t>
      </w:r>
      <w:r>
        <w:t xml:space="preserve"> datasets were </w:t>
      </w:r>
      <w:r>
        <w:lastRenderedPageBreak/>
        <w:t xml:space="preserve">unavailable. </w:t>
      </w:r>
      <w:r w:rsidR="00DC5192">
        <w:t xml:space="preserve">The geographic scale is the county level. The counties were derived from the 1950 Tiger Lines. Counties are a </w:t>
      </w:r>
      <w:commentRangeStart w:id="9"/>
      <w:r w:rsidR="00DC5192">
        <w:t xml:space="preserve">relatively stable geography </w:t>
      </w:r>
      <w:commentRangeEnd w:id="9"/>
      <w:r w:rsidR="003664C5">
        <w:rPr>
          <w:rStyle w:val="CommentReference"/>
        </w:rPr>
        <w:commentReference w:id="9"/>
      </w:r>
      <w:r w:rsidR="00DC5192">
        <w:t xml:space="preserve">however, they </w:t>
      </w:r>
      <w:r w:rsidR="005B34DE">
        <w:t>can</w:t>
      </w:r>
      <w:r w:rsidR="00DC5192">
        <w:t xml:space="preserve"> change over time. Of the 103 counties included in this analysis, only one county changed its geography between 1950 and 2010. </w:t>
      </w:r>
      <w:proofErr w:type="gramStart"/>
      <w:r w:rsidR="00DC5192">
        <w:t>Valencia County in New Mexico</w:t>
      </w:r>
      <w:r w:rsidR="005B34DE">
        <w:t>,</w:t>
      </w:r>
      <w:proofErr w:type="gramEnd"/>
      <w:r w:rsidR="00DC5192">
        <w:t xml:space="preserve"> became 20% </w:t>
      </w:r>
      <w:r w:rsidR="005B34DE">
        <w:t xml:space="preserve">geographically smaller on the eastern side </w:t>
      </w:r>
      <w:r w:rsidR="00DC5192">
        <w:t xml:space="preserve">in 2010 </w:t>
      </w:r>
      <w:r w:rsidR="005B34DE">
        <w:t>when compared to</w:t>
      </w:r>
      <w:r w:rsidR="00DC5192">
        <w:t xml:space="preserve"> 1950. However, it still encompassed the facility within it, </w:t>
      </w:r>
      <w:r w:rsidR="00AF680B">
        <w:t>The Rio Puerco Mine.</w:t>
      </w:r>
    </w:p>
    <w:p w14:paraId="13A11DDF" w14:textId="77777777" w:rsidR="00C26B83" w:rsidRPr="003E3C31" w:rsidRDefault="00C26B83" w:rsidP="00C26B83"/>
    <w:p w14:paraId="3B218CE6" w14:textId="1FD2C19F" w:rsidR="00402404" w:rsidRDefault="00130E09" w:rsidP="00C571D1">
      <w:pPr>
        <w:pStyle w:val="Heading1"/>
        <w:spacing w:after="0"/>
        <w:ind w:left="1008" w:hanging="648"/>
      </w:pPr>
      <w:bookmarkStart w:id="10" w:name="_Toc35940028"/>
      <w:r>
        <w:t>Results</w:t>
      </w:r>
      <w:bookmarkEnd w:id="10"/>
      <w:r w:rsidR="00797419">
        <w:t xml:space="preserve"> </w:t>
      </w:r>
    </w:p>
    <w:p w14:paraId="735AC4E8" w14:textId="42F144C9" w:rsidR="008045F5" w:rsidRDefault="008045F5" w:rsidP="008045F5"/>
    <w:p w14:paraId="24FD978C" w14:textId="3F833480" w:rsidR="00A95997" w:rsidRDefault="008045F5" w:rsidP="00AF3C35">
      <w:r>
        <w:t>After 1980’s the climate for nuclear energy changed substantially.</w:t>
      </w:r>
      <w:r w:rsidR="00374918">
        <w:t xml:space="preserve">  Part of this was the accidents at Three Mile Island and Chernobyl which shifted nuclear sentiment </w:t>
      </w:r>
      <w:ins w:id="11" w:author="Verma, Aditi" w:date="2022-02-11T16:37:00Z">
        <w:r w:rsidR="000A4BBF">
          <w:t>toward</w:t>
        </w:r>
      </w:ins>
      <w:del w:id="12" w:author="Verma, Aditi" w:date="2022-02-11T16:37:00Z">
        <w:r w:rsidR="00374918" w:rsidDel="000A4BBF">
          <w:delText>for</w:delText>
        </w:r>
      </w:del>
      <w:r w:rsidR="00374918">
        <w:t xml:space="preserve"> building new reactor facilities. </w:t>
      </w:r>
      <w:r w:rsidR="00374918" w:rsidRPr="00374918">
        <w:t>Conventional mining activities i</w:t>
      </w:r>
      <w:r w:rsidR="00374918">
        <w:t xml:space="preserve">n the US ceased by 2002, both in response to the nuclear sentiment as well as </w:t>
      </w:r>
      <w:r w:rsidR="00374918" w:rsidRPr="00374918">
        <w:t xml:space="preserve">the </w:t>
      </w:r>
      <w:r w:rsidR="00374918">
        <w:t xml:space="preserve">higher </w:t>
      </w:r>
      <w:r w:rsidR="00374918" w:rsidRPr="00374918">
        <w:t>cost of uranium recovery in the US compared to Canada and Australia.</w:t>
      </w:r>
      <w:r w:rsidR="00374918">
        <w:t xml:space="preserve"> </w:t>
      </w:r>
      <w:r w:rsidR="005B34DE">
        <w:t>B</w:t>
      </w:r>
      <w:r w:rsidR="00374918">
        <w:t>eginning in the 2000s</w:t>
      </w:r>
      <w:r w:rsidR="005B34DE">
        <w:t xml:space="preserve">, the uranium mining industry, </w:t>
      </w:r>
      <w:r w:rsidR="00374918">
        <w:t>with the introduction of new methods such as heap leach</w:t>
      </w:r>
      <w:r w:rsidR="005B34DE">
        <w:t>ing and in situ leaching has seen growth.</w:t>
      </w:r>
      <w:r w:rsidR="00374918">
        <w:t xml:space="preserve"> </w:t>
      </w:r>
      <w:commentRangeStart w:id="13"/>
      <w:r w:rsidR="00374918">
        <w:t>However, the low number of sited facilities from 1990 – 2010 necessitated a separate analysis from the sites sited from 1950 -1990.</w:t>
      </w:r>
      <w:commentRangeEnd w:id="13"/>
      <w:r w:rsidR="000A4BBF">
        <w:rPr>
          <w:rStyle w:val="CommentReference"/>
        </w:rPr>
        <w:commentReference w:id="13"/>
      </w:r>
    </w:p>
    <w:p w14:paraId="59EA6807" w14:textId="7FEEDDB5" w:rsidR="00A95997" w:rsidRPr="00A95997" w:rsidRDefault="00A95997" w:rsidP="008045F5">
      <w:pPr>
        <w:rPr>
          <w:b/>
        </w:rPr>
      </w:pPr>
      <w:r>
        <w:rPr>
          <w:noProof/>
        </w:rPr>
        <w:drawing>
          <wp:inline distT="0" distB="0" distL="0" distR="0" wp14:anchorId="09BC6B95" wp14:editId="68591924">
            <wp:extent cx="5189248" cy="4151398"/>
            <wp:effectExtent l="0" t="0" r="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199900" cy="4159920"/>
                    </a:xfrm>
                    <a:prstGeom prst="rect">
                      <a:avLst/>
                    </a:prstGeom>
                  </pic:spPr>
                </pic:pic>
              </a:graphicData>
            </a:graphic>
          </wp:inline>
        </w:drawing>
      </w:r>
    </w:p>
    <w:p w14:paraId="3547EC34" w14:textId="0876D9A0" w:rsidR="005E0C76" w:rsidRDefault="005E0C76">
      <w:pPr>
        <w:ind w:left="-5"/>
      </w:pPr>
    </w:p>
    <w:p w14:paraId="71288616" w14:textId="37DD9E42" w:rsidR="00797419" w:rsidRDefault="008045F5" w:rsidP="00AF3C35">
      <w:pPr>
        <w:ind w:left="-5"/>
      </w:pPr>
      <w:commentRangeStart w:id="14"/>
      <w:r>
        <w:rPr>
          <w:noProof/>
        </w:rPr>
        <w:lastRenderedPageBreak/>
        <w:drawing>
          <wp:inline distT="0" distB="0" distL="0" distR="0" wp14:anchorId="028D75E3" wp14:editId="0858020E">
            <wp:extent cx="4423630" cy="20669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434711" cy="2072102"/>
                    </a:xfrm>
                    <a:prstGeom prst="rect">
                      <a:avLst/>
                    </a:prstGeom>
                  </pic:spPr>
                </pic:pic>
              </a:graphicData>
            </a:graphic>
          </wp:inline>
        </w:drawing>
      </w:r>
      <w:commentRangeEnd w:id="14"/>
      <w:r w:rsidR="000A4BBF">
        <w:rPr>
          <w:rStyle w:val="CommentReference"/>
        </w:rPr>
        <w:commentReference w:id="14"/>
      </w:r>
    </w:p>
    <w:p w14:paraId="22526134" w14:textId="2EA64D09" w:rsidR="00797419" w:rsidRDefault="00797419" w:rsidP="00797419">
      <w:pPr>
        <w:pStyle w:val="Heading2"/>
      </w:pPr>
      <w:bookmarkStart w:id="15" w:name="_Toc35940029"/>
      <w:commentRangeStart w:id="16"/>
      <w:r>
        <w:t>1950 – 1980</w:t>
      </w:r>
      <w:bookmarkEnd w:id="15"/>
      <w:commentRangeEnd w:id="16"/>
      <w:r w:rsidR="009B0FFF">
        <w:rPr>
          <w:rStyle w:val="CommentReference"/>
          <w:rFonts w:ascii="Cambria" w:eastAsia="Cambria" w:hAnsi="Cambria" w:cs="Cambria"/>
          <w:b w:val="0"/>
          <w:color w:val="000000"/>
        </w:rPr>
        <w:commentReference w:id="16"/>
      </w:r>
    </w:p>
    <w:p w14:paraId="3CE6272A" w14:textId="5F8372D2" w:rsidR="00374918" w:rsidRDefault="00374918" w:rsidP="00374918">
      <w:r>
        <w:t xml:space="preserve">The analysis for this </w:t>
      </w:r>
      <w:proofErr w:type="gramStart"/>
      <w:r>
        <w:t>time period</w:t>
      </w:r>
      <w:proofErr w:type="gramEnd"/>
      <w:r>
        <w:t xml:space="preserve"> compared the difference in demographics at the county level for nuclear reactor facilities and </w:t>
      </w:r>
      <w:r w:rsidR="00791E5B">
        <w:t>uranium extraction facilities (mining and milling) both at the time of siting and in the decades following siting. The following trends emerged:</w:t>
      </w:r>
    </w:p>
    <w:p w14:paraId="50D8D84D" w14:textId="2637008F" w:rsidR="00791E5B" w:rsidRDefault="00791E5B" w:rsidP="00791E5B">
      <w:pPr>
        <w:pStyle w:val="ListParagraph"/>
        <w:numPr>
          <w:ilvl w:val="0"/>
          <w:numId w:val="16"/>
        </w:numPr>
      </w:pPr>
      <w:commentRangeStart w:id="17"/>
      <w:r>
        <w:t>The percentage of white population in both groups were similar at the time of siting, however in decades after siting the white population dropped substantially in counties that housed extraction facilities while counties that housed reactor facilities stayed more consistent</w:t>
      </w:r>
      <w:commentRangeEnd w:id="17"/>
      <w:r w:rsidR="00AA4C56">
        <w:rPr>
          <w:rStyle w:val="CommentReference"/>
        </w:rPr>
        <w:commentReference w:id="17"/>
      </w:r>
    </w:p>
    <w:p w14:paraId="03E6207C" w14:textId="6F3C789F" w:rsidR="00791E5B" w:rsidRDefault="00791E5B" w:rsidP="00791E5B">
      <w:pPr>
        <w:pStyle w:val="ListParagraph"/>
        <w:numPr>
          <w:ilvl w:val="0"/>
          <w:numId w:val="16"/>
        </w:numPr>
      </w:pPr>
      <w:r>
        <w:t xml:space="preserve">Counties that housed extraction facilities had much higher percentages of the population that were Native American and Latino and Hispanic at the time of siting and these demographic populations </w:t>
      </w:r>
      <w:commentRangeStart w:id="18"/>
      <w:r>
        <w:t>also grew at a faster rate in subsequent decades.</w:t>
      </w:r>
      <w:commentRangeEnd w:id="18"/>
      <w:r w:rsidR="0094152D">
        <w:rPr>
          <w:rStyle w:val="CommentReference"/>
        </w:rPr>
        <w:commentReference w:id="18"/>
      </w:r>
    </w:p>
    <w:p w14:paraId="7DEC6ECF" w14:textId="6D5C5980" w:rsidR="00791E5B" w:rsidRDefault="00791E5B" w:rsidP="00791E5B">
      <w:pPr>
        <w:pStyle w:val="ListParagraph"/>
        <w:numPr>
          <w:ilvl w:val="0"/>
          <w:numId w:val="16"/>
        </w:numPr>
      </w:pPr>
      <w:r>
        <w:t xml:space="preserve">Counties that housed nuclear reactor facilities had higher Black and African American populations than counties with extraction facilities at the time of siting. </w:t>
      </w:r>
      <w:commentRangeStart w:id="19"/>
      <w:r>
        <w:t>However, African American populations in counties with nuclear reactor facilities declined or were stable over time</w:t>
      </w:r>
      <w:commentRangeEnd w:id="19"/>
      <w:r w:rsidR="009B0FFF">
        <w:rPr>
          <w:rStyle w:val="CommentReference"/>
        </w:rPr>
        <w:commentReference w:id="19"/>
      </w:r>
      <w:r>
        <w:t>. In counties with extraction facilities the population of African Americans increased.</w:t>
      </w:r>
    </w:p>
    <w:p w14:paraId="0AE2722C" w14:textId="3BFC225F" w:rsidR="00946D77" w:rsidRDefault="00946D77" w:rsidP="00791E5B">
      <w:pPr>
        <w:pStyle w:val="ListParagraph"/>
        <w:numPr>
          <w:ilvl w:val="0"/>
          <w:numId w:val="16"/>
        </w:numPr>
      </w:pPr>
      <w:r>
        <w:t>The percentage of population living below the poverty line is considerably higher in counties with extraction facilities</w:t>
      </w:r>
      <w:r w:rsidR="004D49C0">
        <w:t xml:space="preserve"> than</w:t>
      </w:r>
      <w:r>
        <w:t xml:space="preserve"> those counties with nuclear reactor facilities both at time of sitting and in subsequent decades.</w:t>
      </w:r>
    </w:p>
    <w:p w14:paraId="3E9A7A8C" w14:textId="1CAE38CF" w:rsidR="00946D77" w:rsidRDefault="00946D77" w:rsidP="00791E5B">
      <w:pPr>
        <w:pStyle w:val="ListParagraph"/>
        <w:numPr>
          <w:ilvl w:val="0"/>
          <w:numId w:val="16"/>
        </w:numPr>
      </w:pPr>
      <w:commentRangeStart w:id="20"/>
      <w:r>
        <w:t>The percentage of the population with a bachelor’s degree or higher is larger in counties with nuclear reactor facilities than in those with extraction facilities.</w:t>
      </w:r>
      <w:commentRangeEnd w:id="20"/>
      <w:r w:rsidR="00D2221B">
        <w:rPr>
          <w:rStyle w:val="CommentReference"/>
        </w:rPr>
        <w:commentReference w:id="20"/>
      </w:r>
    </w:p>
    <w:p w14:paraId="62C63025" w14:textId="0EE1CE97" w:rsidR="00946D77" w:rsidRPr="00374918" w:rsidRDefault="00946D77" w:rsidP="00946D77">
      <w:r>
        <w:t>The overall percentage of marginalized populations is higher in counties with extraction facilities than in those counties with nuclear reactor facilities at the time of siting. The siting of extraction facilities however appear</w:t>
      </w:r>
      <w:ins w:id="21" w:author="Verma, Aditi" w:date="2022-02-11T16:50:00Z">
        <w:r w:rsidR="00162B42">
          <w:t>s</w:t>
        </w:r>
      </w:ins>
      <w:r>
        <w:t xml:space="preserve"> to create a demographic shift over time as more marginalized populations move into these counties post siting</w:t>
      </w:r>
      <w:r w:rsidR="005B34DE">
        <w:t>,</w:t>
      </w:r>
      <w:r>
        <w:t xml:space="preserve"> and more advantaged groups move out. This is in contrast </w:t>
      </w:r>
      <w:ins w:id="22" w:author="Verma, Aditi" w:date="2022-02-11T16:50:00Z">
        <w:r w:rsidR="00162B42">
          <w:t>with</w:t>
        </w:r>
      </w:ins>
      <w:del w:id="23" w:author="Verma, Aditi" w:date="2022-02-11T16:50:00Z">
        <w:r w:rsidDel="00162B42">
          <w:delText>to</w:delText>
        </w:r>
      </w:del>
      <w:r>
        <w:t xml:space="preserve"> counties with nuclear facilities </w:t>
      </w:r>
      <w:del w:id="24" w:author="Verma, Aditi" w:date="2022-02-11T16:51:00Z">
        <w:r w:rsidDel="00162B42">
          <w:delText xml:space="preserve">whose </w:delText>
        </w:r>
      </w:del>
      <w:ins w:id="25" w:author="Verma, Aditi" w:date="2022-02-11T16:51:00Z">
        <w:r w:rsidR="00162B42">
          <w:t xml:space="preserve">where </w:t>
        </w:r>
      </w:ins>
      <w:r>
        <w:t>demographics are much more stable over time.</w:t>
      </w:r>
    </w:p>
    <w:p w14:paraId="2CFC5A85" w14:textId="10C83928" w:rsidR="00797419" w:rsidRDefault="00CE6334" w:rsidP="00797419">
      <w:r>
        <w:rPr>
          <w:noProof/>
        </w:rPr>
        <w:lastRenderedPageBreak/>
        <w:drawing>
          <wp:inline distT="0" distB="0" distL="0" distR="0" wp14:anchorId="6C457085" wp14:editId="17DF19FF">
            <wp:extent cx="5024438" cy="4019550"/>
            <wp:effectExtent l="0" t="0" r="508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30052" cy="4024041"/>
                    </a:xfrm>
                    <a:prstGeom prst="rect">
                      <a:avLst/>
                    </a:prstGeom>
                  </pic:spPr>
                </pic:pic>
              </a:graphicData>
            </a:graphic>
          </wp:inline>
        </w:drawing>
      </w:r>
    </w:p>
    <w:p w14:paraId="108CE61E" w14:textId="3C488583" w:rsidR="008351D4" w:rsidRDefault="00AF3C35" w:rsidP="00797419">
      <w:r>
        <w:rPr>
          <w:noProof/>
        </w:rPr>
        <w:drawing>
          <wp:inline distT="0" distB="0" distL="0" distR="0" wp14:anchorId="4536C696" wp14:editId="1D52F0C6">
            <wp:extent cx="4991100" cy="3992880"/>
            <wp:effectExtent l="0" t="0" r="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998716" cy="3998973"/>
                    </a:xfrm>
                    <a:prstGeom prst="rect">
                      <a:avLst/>
                    </a:prstGeom>
                  </pic:spPr>
                </pic:pic>
              </a:graphicData>
            </a:graphic>
          </wp:inline>
        </w:drawing>
      </w:r>
    </w:p>
    <w:p w14:paraId="2D1EBB20" w14:textId="5A0E1BAD" w:rsidR="008351D4" w:rsidRDefault="00AF3C35" w:rsidP="00797419">
      <w:r>
        <w:rPr>
          <w:noProof/>
        </w:rPr>
        <w:lastRenderedPageBreak/>
        <w:drawing>
          <wp:inline distT="0" distB="0" distL="0" distR="0" wp14:anchorId="082D6419" wp14:editId="7F578B6C">
            <wp:extent cx="5191125" cy="4152900"/>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197490" cy="4157992"/>
                    </a:xfrm>
                    <a:prstGeom prst="rect">
                      <a:avLst/>
                    </a:prstGeom>
                  </pic:spPr>
                </pic:pic>
              </a:graphicData>
            </a:graphic>
          </wp:inline>
        </w:drawing>
      </w:r>
    </w:p>
    <w:p w14:paraId="6A48AFFC" w14:textId="38A6F713" w:rsidR="00AF3C35" w:rsidRDefault="00AF3C35" w:rsidP="00797419">
      <w:r>
        <w:rPr>
          <w:noProof/>
        </w:rPr>
        <w:drawing>
          <wp:inline distT="0" distB="0" distL="0" distR="0" wp14:anchorId="7861771B" wp14:editId="79CD4271">
            <wp:extent cx="4941094" cy="395287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943827" cy="3955061"/>
                    </a:xfrm>
                    <a:prstGeom prst="rect">
                      <a:avLst/>
                    </a:prstGeom>
                  </pic:spPr>
                </pic:pic>
              </a:graphicData>
            </a:graphic>
          </wp:inline>
        </w:drawing>
      </w:r>
    </w:p>
    <w:p w14:paraId="7F204E26" w14:textId="155355D0" w:rsidR="008351D4" w:rsidRDefault="008351D4" w:rsidP="00797419"/>
    <w:p w14:paraId="0C81F9C3" w14:textId="3F8B9342" w:rsidR="008045F5" w:rsidRDefault="008045F5" w:rsidP="00797419"/>
    <w:p w14:paraId="5CF22DAA" w14:textId="04CB877F" w:rsidR="00797419" w:rsidRDefault="00797419" w:rsidP="00797419"/>
    <w:p w14:paraId="0F19D381" w14:textId="662006A0" w:rsidR="00797419" w:rsidRDefault="00797419" w:rsidP="00797419"/>
    <w:p w14:paraId="1844C1A5" w14:textId="57C0B6B9" w:rsidR="00797419" w:rsidRDefault="00797419" w:rsidP="00797419">
      <w:pPr>
        <w:pStyle w:val="Heading2"/>
      </w:pPr>
      <w:bookmarkStart w:id="26" w:name="_Toc35940030"/>
      <w:r>
        <w:t>1990 – 2010</w:t>
      </w:r>
      <w:bookmarkEnd w:id="26"/>
    </w:p>
    <w:p w14:paraId="27F7746E" w14:textId="30CF1418" w:rsidR="00797419" w:rsidRDefault="00946D77" w:rsidP="00797419">
      <w:pPr>
        <w:ind w:left="0" w:firstLine="0"/>
      </w:pPr>
      <w:r>
        <w:t xml:space="preserve">There is limited data to </w:t>
      </w:r>
      <w:r w:rsidR="00E5411C">
        <w:t>analyze</w:t>
      </w:r>
      <w:r>
        <w:t xml:space="preserve"> siting between 1990 – 2010. This </w:t>
      </w:r>
      <w:r w:rsidR="00E5411C">
        <w:t xml:space="preserve">small sample size makes generalization difficult however, some of the same trends are apparent. </w:t>
      </w:r>
      <w:r w:rsidR="00797419">
        <w:t>The trends that emerged are:</w:t>
      </w:r>
    </w:p>
    <w:p w14:paraId="5B3A5FCC" w14:textId="77777777" w:rsidR="00797419" w:rsidRDefault="00797419" w:rsidP="00797419">
      <w:pPr>
        <w:pStyle w:val="ListParagraph"/>
        <w:numPr>
          <w:ilvl w:val="0"/>
          <w:numId w:val="15"/>
        </w:numPr>
      </w:pPr>
      <w:commentRangeStart w:id="27"/>
      <w:r>
        <w:t>A higher percentage of Native American people live in the same counties as mining/milling facilities</w:t>
      </w:r>
      <w:commentRangeEnd w:id="27"/>
      <w:r w:rsidR="00A3611F">
        <w:rPr>
          <w:rStyle w:val="CommentReference"/>
        </w:rPr>
        <w:commentReference w:id="27"/>
      </w:r>
    </w:p>
    <w:p w14:paraId="697A0C05" w14:textId="77777777" w:rsidR="00797419" w:rsidRDefault="00797419" w:rsidP="00797419">
      <w:pPr>
        <w:pStyle w:val="ListParagraph"/>
        <w:numPr>
          <w:ilvl w:val="0"/>
          <w:numId w:val="15"/>
        </w:numPr>
      </w:pPr>
      <w:r>
        <w:t>A higher percentage of Hispanic or Latino people live in the same counties as mining/milling facilities</w:t>
      </w:r>
    </w:p>
    <w:p w14:paraId="0A2BFFC6" w14:textId="77777777" w:rsidR="00797419" w:rsidRDefault="00797419" w:rsidP="00797419">
      <w:pPr>
        <w:pStyle w:val="ListParagraph"/>
        <w:numPr>
          <w:ilvl w:val="0"/>
          <w:numId w:val="15"/>
        </w:numPr>
      </w:pPr>
      <w:r>
        <w:t>A higher percentage of college educated people live in the same counties as nuclear power facilities</w:t>
      </w:r>
    </w:p>
    <w:p w14:paraId="55000E3E" w14:textId="6A90E962" w:rsidR="00797419" w:rsidRDefault="00797419" w:rsidP="00797419">
      <w:pPr>
        <w:pStyle w:val="ListParagraph"/>
        <w:numPr>
          <w:ilvl w:val="0"/>
          <w:numId w:val="15"/>
        </w:numPr>
      </w:pPr>
      <w:r>
        <w:t>Poverty is higher in the same counties as mining/milling facilities</w:t>
      </w:r>
    </w:p>
    <w:p w14:paraId="5456419F" w14:textId="1B949986" w:rsidR="00797419" w:rsidRDefault="00797419" w:rsidP="00797419"/>
    <w:p w14:paraId="2ED2616D" w14:textId="00B0781D" w:rsidR="00797419" w:rsidRDefault="005D602D" w:rsidP="00797419">
      <w:r>
        <w:rPr>
          <w:rFonts w:ascii="Arial" w:hAnsi="Arial" w:cs="Arial"/>
          <w:noProof/>
          <w:bdr w:val="none" w:sz="0" w:space="0" w:color="auto" w:frame="1"/>
        </w:rPr>
        <w:drawing>
          <wp:inline distT="0" distB="0" distL="0" distR="0" wp14:anchorId="2A85FB0D" wp14:editId="0562FF05">
            <wp:extent cx="5476875" cy="2993815"/>
            <wp:effectExtent l="0" t="0" r="0" b="0"/>
            <wp:docPr id="2" name="Picture 2" descr="https://lh6.googleusercontent.com/s8QeLkQu9XFKVh5VCup-fwkQRZwN0RxtmyAxIZBuWZW1794n1I8QXub2Dhm96rLa-xi4Z0NZOkz6FeKzpA9JcARI-WDwFsyoenb3AHZlYNyANtZmRL3h0GiG99oXNVQoTvSSUsK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6.googleusercontent.com/s8QeLkQu9XFKVh5VCup-fwkQRZwN0RxtmyAxIZBuWZW1794n1I8QXub2Dhm96rLa-xi4Z0NZOkz6FeKzpA9JcARI-WDwFsyoenb3AHZlYNyANtZmRL3h0GiG99oXNVQoTvSSUsKH"/>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76875" cy="2993815"/>
                    </a:xfrm>
                    <a:prstGeom prst="rect">
                      <a:avLst/>
                    </a:prstGeom>
                    <a:noFill/>
                    <a:ln>
                      <a:noFill/>
                    </a:ln>
                  </pic:spPr>
                </pic:pic>
              </a:graphicData>
            </a:graphic>
          </wp:inline>
        </w:drawing>
      </w:r>
    </w:p>
    <w:p w14:paraId="229487B4" w14:textId="77777777" w:rsidR="00797419" w:rsidRPr="00797419" w:rsidRDefault="00797419" w:rsidP="00797419"/>
    <w:p w14:paraId="75AB1B96" w14:textId="77777777" w:rsidR="00797419" w:rsidRPr="00797419" w:rsidRDefault="00797419" w:rsidP="00797419"/>
    <w:p w14:paraId="166879D5" w14:textId="77777777" w:rsidR="00797419" w:rsidRDefault="00797419">
      <w:pPr>
        <w:ind w:left="-5"/>
      </w:pPr>
    </w:p>
    <w:sectPr w:rsidR="00797419">
      <w:headerReference w:type="even" r:id="rId23"/>
      <w:headerReference w:type="default" r:id="rId24"/>
      <w:footerReference w:type="even" r:id="rId25"/>
      <w:footerReference w:type="default" r:id="rId26"/>
      <w:headerReference w:type="first" r:id="rId27"/>
      <w:footerReference w:type="first" r:id="rId28"/>
      <w:pgSz w:w="12240" w:h="15840"/>
      <w:pgMar w:top="1478" w:right="1815" w:bottom="1432" w:left="1800" w:header="760" w:footer="719"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Verma, Aditi" w:date="2022-02-11T16:51:00Z" w:initials="VA">
    <w:p w14:paraId="285130AB" w14:textId="76AFBA4C" w:rsidR="00A3611F" w:rsidRDefault="00A3611F">
      <w:pPr>
        <w:pStyle w:val="CommentText"/>
      </w:pPr>
      <w:r>
        <w:rPr>
          <w:rStyle w:val="CommentReference"/>
        </w:rPr>
        <w:annotationRef/>
      </w:r>
      <w:r>
        <w:t xml:space="preserve">Start with introduction and why these siting questions have renewed importance </w:t>
      </w:r>
    </w:p>
  </w:comment>
  <w:comment w:id="2" w:author="Verma, Aditi" w:date="2022-02-11T16:22:00Z" w:initials="VA">
    <w:p w14:paraId="0E6A54D6" w14:textId="185E0A86" w:rsidR="00D178B9" w:rsidRDefault="00D178B9">
      <w:pPr>
        <w:pStyle w:val="CommentText"/>
      </w:pPr>
      <w:r>
        <w:rPr>
          <w:rStyle w:val="CommentReference"/>
        </w:rPr>
        <w:annotationRef/>
      </w:r>
      <w:r>
        <w:t xml:space="preserve">The types of risk are different. One is low probability, high consequence (reactor accident), the other is high probability, and </w:t>
      </w:r>
      <w:proofErr w:type="gramStart"/>
      <w:r>
        <w:t>fairly high</w:t>
      </w:r>
      <w:proofErr w:type="gramEnd"/>
      <w:r>
        <w:t xml:space="preserve"> consequence (mining and milling) and the </w:t>
      </w:r>
    </w:p>
  </w:comment>
  <w:comment w:id="3" w:author="Verma, Aditi" w:date="2022-02-11T16:25:00Z" w:initials="VA">
    <w:p w14:paraId="6FDE74AE" w14:textId="28EAD168" w:rsidR="008378C8" w:rsidRDefault="008378C8">
      <w:pPr>
        <w:pStyle w:val="CommentText"/>
      </w:pPr>
      <w:r>
        <w:rPr>
          <w:rStyle w:val="CommentReference"/>
        </w:rPr>
        <w:annotationRef/>
      </w:r>
      <w:r>
        <w:t xml:space="preserve">These stages may vary depending on the type of fuel cycle. What were the stages assumed to be here? </w:t>
      </w:r>
    </w:p>
  </w:comment>
  <w:comment w:id="5" w:author="Verma, Aditi" w:date="2022-02-11T16:24:00Z" w:initials="VA">
    <w:p w14:paraId="269E853B" w14:textId="08B0514A" w:rsidR="009978AC" w:rsidRDefault="009978AC">
      <w:pPr>
        <w:pStyle w:val="CommentText"/>
      </w:pPr>
      <w:r>
        <w:rPr>
          <w:rStyle w:val="CommentReference"/>
        </w:rPr>
        <w:annotationRef/>
      </w:r>
      <w:r>
        <w:t>Add some more detail on this</w:t>
      </w:r>
    </w:p>
  </w:comment>
  <w:comment w:id="7" w:author="Verma, Aditi" w:date="2022-02-11T16:35:00Z" w:initials="VA">
    <w:p w14:paraId="089F4C0E" w14:textId="6037540F" w:rsidR="00E93C4D" w:rsidRDefault="00E93C4D">
      <w:pPr>
        <w:pStyle w:val="CommentText"/>
      </w:pPr>
      <w:r>
        <w:rPr>
          <w:rStyle w:val="CommentReference"/>
        </w:rPr>
        <w:annotationRef/>
      </w:r>
      <w:r>
        <w:t xml:space="preserve">Is there a way to find data on these older facilities? </w:t>
      </w:r>
    </w:p>
  </w:comment>
  <w:comment w:id="9" w:author="Verma, Aditi" w:date="2022-02-11T16:36:00Z" w:initials="VA">
    <w:p w14:paraId="2F1D0AC1" w14:textId="433D306C" w:rsidR="003664C5" w:rsidRDefault="003664C5">
      <w:pPr>
        <w:pStyle w:val="CommentText"/>
      </w:pPr>
      <w:r>
        <w:rPr>
          <w:rStyle w:val="CommentReference"/>
        </w:rPr>
        <w:annotationRef/>
      </w:r>
      <w:r>
        <w:t xml:space="preserve">In the paper version, we should say more about what we mean by “stable” here and what forms/scales of geography are not stable </w:t>
      </w:r>
    </w:p>
  </w:comment>
  <w:comment w:id="13" w:author="Verma, Aditi" w:date="2022-02-11T16:38:00Z" w:initials="VA">
    <w:p w14:paraId="41B963AA" w14:textId="59B6BCA3" w:rsidR="000A4BBF" w:rsidRDefault="000A4BBF">
      <w:pPr>
        <w:pStyle w:val="CommentText"/>
      </w:pPr>
      <w:r>
        <w:rPr>
          <w:rStyle w:val="CommentReference"/>
        </w:rPr>
        <w:annotationRef/>
      </w:r>
      <w:r>
        <w:t xml:space="preserve">How are the analyses </w:t>
      </w:r>
      <w:proofErr w:type="gramStart"/>
      <w:r>
        <w:t>different</w:t>
      </w:r>
      <w:proofErr w:type="gramEnd"/>
    </w:p>
  </w:comment>
  <w:comment w:id="14" w:author="Verma, Aditi" w:date="2022-02-11T16:38:00Z" w:initials="VA">
    <w:p w14:paraId="5D3F0C09" w14:textId="53F2AD8B" w:rsidR="000A4BBF" w:rsidRDefault="000A4BBF">
      <w:pPr>
        <w:pStyle w:val="CommentText"/>
      </w:pPr>
      <w:r>
        <w:rPr>
          <w:rStyle w:val="CommentReference"/>
        </w:rPr>
        <w:annotationRef/>
      </w:r>
      <w:r>
        <w:t>Here, make it clear that “nuclear” refers to nuclear plants</w:t>
      </w:r>
    </w:p>
  </w:comment>
  <w:comment w:id="16" w:author="Verma, Aditi" w:date="2022-02-11T16:41:00Z" w:initials="VA">
    <w:p w14:paraId="28659049" w14:textId="3483C152" w:rsidR="009B0FFF" w:rsidRDefault="009B0FFF">
      <w:pPr>
        <w:pStyle w:val="CommentText"/>
      </w:pPr>
      <w:r>
        <w:rPr>
          <w:rStyle w:val="CommentReference"/>
        </w:rPr>
        <w:annotationRef/>
      </w:r>
      <w:r>
        <w:t xml:space="preserve">What are the causal mechanisms at play </w:t>
      </w:r>
      <w:proofErr w:type="gramStart"/>
      <w:r>
        <w:t>here</w:t>
      </w:r>
      <w:proofErr w:type="gramEnd"/>
    </w:p>
  </w:comment>
  <w:comment w:id="17" w:author="Verma, Aditi" w:date="2022-02-11T16:40:00Z" w:initials="VA">
    <w:p w14:paraId="318F2AA3" w14:textId="610FFB50" w:rsidR="00AA4C56" w:rsidRDefault="00AA4C56">
      <w:pPr>
        <w:pStyle w:val="CommentText"/>
      </w:pPr>
      <w:r>
        <w:rPr>
          <w:rStyle w:val="CommentReference"/>
        </w:rPr>
        <w:annotationRef/>
      </w:r>
      <w:r>
        <w:t>Difference between extraction and plant sites</w:t>
      </w:r>
    </w:p>
  </w:comment>
  <w:comment w:id="18" w:author="Verma, Aditi" w:date="2022-02-11T16:40:00Z" w:initials="VA">
    <w:p w14:paraId="1F848517" w14:textId="7AFC52E7" w:rsidR="0094152D" w:rsidRDefault="0094152D">
      <w:pPr>
        <w:pStyle w:val="CommentText"/>
      </w:pPr>
      <w:r>
        <w:rPr>
          <w:rStyle w:val="CommentReference"/>
        </w:rPr>
        <w:annotationRef/>
      </w:r>
      <w:r>
        <w:t>Relative to other demographic groups?</w:t>
      </w:r>
    </w:p>
  </w:comment>
  <w:comment w:id="19" w:author="Verma, Aditi" w:date="2022-02-11T16:41:00Z" w:initials="VA">
    <w:p w14:paraId="49863456" w14:textId="270BD37E" w:rsidR="009B0FFF" w:rsidRDefault="009B0FFF">
      <w:pPr>
        <w:pStyle w:val="CommentText"/>
      </w:pPr>
      <w:r>
        <w:rPr>
          <w:rStyle w:val="CommentReference"/>
        </w:rPr>
        <w:annotationRef/>
      </w:r>
      <w:r>
        <w:t xml:space="preserve">Gentrification of reactor communities </w:t>
      </w:r>
    </w:p>
  </w:comment>
  <w:comment w:id="20" w:author="Verma, Aditi" w:date="2022-02-11T16:41:00Z" w:initials="VA">
    <w:p w14:paraId="2C61B545" w14:textId="24676DF5" w:rsidR="00D2221B" w:rsidRDefault="00D2221B">
      <w:pPr>
        <w:pStyle w:val="CommentText"/>
      </w:pPr>
      <w:r>
        <w:rPr>
          <w:rStyle w:val="CommentReference"/>
        </w:rPr>
        <w:annotationRef/>
      </w:r>
      <w:r>
        <w:t xml:space="preserve">Is this </w:t>
      </w:r>
      <w:proofErr w:type="gramStart"/>
      <w:r>
        <w:t>is</w:t>
      </w:r>
      <w:proofErr w:type="gramEnd"/>
      <w:r>
        <w:t xml:space="preserve"> function of jobs available?</w:t>
      </w:r>
    </w:p>
  </w:comment>
  <w:comment w:id="27" w:author="Verma, Aditi" w:date="2022-02-11T16:54:00Z" w:initials="VA">
    <w:p w14:paraId="442D1B19" w14:textId="06E14717" w:rsidR="00A3611F" w:rsidRDefault="00A3611F">
      <w:pPr>
        <w:pStyle w:val="CommentText"/>
      </w:pPr>
      <w:r>
        <w:rPr>
          <w:rStyle w:val="CommentReference"/>
        </w:rPr>
        <w:annotationRef/>
      </w:r>
      <w:r>
        <w:t xml:space="preserve">Explain why this might be the case. Is it because most desirable mine sites are near Native American communities (and if so, how does that come about) or is it the case that has historically been easier to coercively appropriate lands where Native American populations </w:t>
      </w:r>
      <w:proofErr w:type="gramStart"/>
      <w:r>
        <w:t>live</w:t>
      </w:r>
      <w:r w:rsidR="00AC21FF">
        <w:t>d</w:t>
      </w:r>
      <w:proofErr w:type="gramEnd"/>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85130AB" w15:done="0"/>
  <w15:commentEx w15:paraId="0E6A54D6" w15:done="0"/>
  <w15:commentEx w15:paraId="6FDE74AE" w15:done="0"/>
  <w15:commentEx w15:paraId="269E853B" w15:done="0"/>
  <w15:commentEx w15:paraId="089F4C0E" w15:done="0"/>
  <w15:commentEx w15:paraId="2F1D0AC1" w15:done="0"/>
  <w15:commentEx w15:paraId="41B963AA" w15:done="0"/>
  <w15:commentEx w15:paraId="5D3F0C09" w15:done="0"/>
  <w15:commentEx w15:paraId="28659049" w15:done="0"/>
  <w15:commentEx w15:paraId="318F2AA3" w15:done="0"/>
  <w15:commentEx w15:paraId="1F848517" w15:done="0"/>
  <w15:commentEx w15:paraId="49863456" w15:done="0"/>
  <w15:commentEx w15:paraId="2C61B545" w15:done="0"/>
  <w15:commentEx w15:paraId="442D1B1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B1129F" w16cex:dateUtc="2022-02-11T21:51:00Z"/>
  <w16cex:commentExtensible w16cex:durableId="25B10BDD" w16cex:dateUtc="2022-02-11T21:22:00Z"/>
  <w16cex:commentExtensible w16cex:durableId="25B10C63" w16cex:dateUtc="2022-02-11T21:25:00Z"/>
  <w16cex:commentExtensible w16cex:durableId="25B10C56" w16cex:dateUtc="2022-02-11T21:24:00Z"/>
  <w16cex:commentExtensible w16cex:durableId="25B10EDA" w16cex:dateUtc="2022-02-11T21:35:00Z"/>
  <w16cex:commentExtensible w16cex:durableId="25B10EFC" w16cex:dateUtc="2022-02-11T21:36:00Z"/>
  <w16cex:commentExtensible w16cex:durableId="25B10F6B" w16cex:dateUtc="2022-02-11T21:38:00Z"/>
  <w16cex:commentExtensible w16cex:durableId="25B10F9E" w16cex:dateUtc="2022-02-11T21:38:00Z"/>
  <w16cex:commentExtensible w16cex:durableId="25B11040" w16cex:dateUtc="2022-02-11T21:41:00Z"/>
  <w16cex:commentExtensible w16cex:durableId="25B10FED" w16cex:dateUtc="2022-02-11T21:40:00Z"/>
  <w16cex:commentExtensible w16cex:durableId="25B11010" w16cex:dateUtc="2022-02-11T21:40:00Z"/>
  <w16cex:commentExtensible w16cex:durableId="25B11035" w16cex:dateUtc="2022-02-11T21:41:00Z"/>
  <w16cex:commentExtensible w16cex:durableId="25B11054" w16cex:dateUtc="2022-02-11T21:41:00Z"/>
  <w16cex:commentExtensible w16cex:durableId="25B1133E" w16cex:dateUtc="2022-02-11T21: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85130AB" w16cid:durableId="25B1129F"/>
  <w16cid:commentId w16cid:paraId="0E6A54D6" w16cid:durableId="25B10BDD"/>
  <w16cid:commentId w16cid:paraId="6FDE74AE" w16cid:durableId="25B10C63"/>
  <w16cid:commentId w16cid:paraId="269E853B" w16cid:durableId="25B10C56"/>
  <w16cid:commentId w16cid:paraId="089F4C0E" w16cid:durableId="25B10EDA"/>
  <w16cid:commentId w16cid:paraId="2F1D0AC1" w16cid:durableId="25B10EFC"/>
  <w16cid:commentId w16cid:paraId="41B963AA" w16cid:durableId="25B10F6B"/>
  <w16cid:commentId w16cid:paraId="5D3F0C09" w16cid:durableId="25B10F9E"/>
  <w16cid:commentId w16cid:paraId="28659049" w16cid:durableId="25B11040"/>
  <w16cid:commentId w16cid:paraId="318F2AA3" w16cid:durableId="25B10FED"/>
  <w16cid:commentId w16cid:paraId="1F848517" w16cid:durableId="25B11010"/>
  <w16cid:commentId w16cid:paraId="49863456" w16cid:durableId="25B11035"/>
  <w16cid:commentId w16cid:paraId="2C61B545" w16cid:durableId="25B11054"/>
  <w16cid:commentId w16cid:paraId="442D1B19" w16cid:durableId="25B1133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866111" w14:textId="77777777" w:rsidR="009D339D" w:rsidRDefault="009D339D">
      <w:pPr>
        <w:spacing w:after="0" w:line="240" w:lineRule="auto"/>
      </w:pPr>
      <w:r>
        <w:separator/>
      </w:r>
    </w:p>
  </w:endnote>
  <w:endnote w:type="continuationSeparator" w:id="0">
    <w:p w14:paraId="3B7AB913" w14:textId="77777777" w:rsidR="009D339D" w:rsidRDefault="009D33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Haettenschweiler">
    <w:panose1 w:val="020B0706040902060204"/>
    <w:charset w:val="00"/>
    <w:family w:val="swiss"/>
    <w:pitch w:val="variable"/>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FDBD6A" w14:textId="77777777" w:rsidR="00C765F6" w:rsidRDefault="00C765F6">
    <w:pPr>
      <w:spacing w:after="0" w:line="259" w:lineRule="auto"/>
      <w:ind w:left="0" w:firstLine="0"/>
    </w:pPr>
    <w:r>
      <w:rPr>
        <w:rFonts w:ascii="Calibri" w:eastAsia="Calibri" w:hAnsi="Calibri" w:cs="Calibri"/>
        <w:noProof/>
      </w:rPr>
      <mc:AlternateContent>
        <mc:Choice Requires="wpg">
          <w:drawing>
            <wp:anchor distT="0" distB="0" distL="114300" distR="114300" simplePos="0" relativeHeight="251663360" behindDoc="0" locked="0" layoutInCell="1" allowOverlap="1" wp14:anchorId="087D0414" wp14:editId="3F122B2A">
              <wp:simplePos x="0" y="0"/>
              <wp:positionH relativeFrom="page">
                <wp:posOffset>1143000</wp:posOffset>
              </wp:positionH>
              <wp:positionV relativeFrom="page">
                <wp:posOffset>9323070</wp:posOffset>
              </wp:positionV>
              <wp:extent cx="5486908" cy="189737"/>
              <wp:effectExtent l="0" t="0" r="0" b="0"/>
              <wp:wrapSquare wrapText="bothSides"/>
              <wp:docPr id="4238" name="Group 4238"/>
              <wp:cNvGraphicFramePr/>
              <a:graphic xmlns:a="http://schemas.openxmlformats.org/drawingml/2006/main">
                <a:graphicData uri="http://schemas.microsoft.com/office/word/2010/wordprocessingGroup">
                  <wpg:wgp>
                    <wpg:cNvGrpSpPr/>
                    <wpg:grpSpPr>
                      <a:xfrm>
                        <a:off x="0" y="0"/>
                        <a:ext cx="5486908" cy="189737"/>
                        <a:chOff x="0" y="0"/>
                        <a:chExt cx="5486908" cy="189737"/>
                      </a:xfrm>
                    </wpg:grpSpPr>
                    <wps:wsp>
                      <wps:cNvPr id="4246" name="Rectangle 4246"/>
                      <wps:cNvSpPr/>
                      <wps:spPr>
                        <a:xfrm>
                          <a:off x="73152" y="50030"/>
                          <a:ext cx="40802" cy="185463"/>
                        </a:xfrm>
                        <a:prstGeom prst="rect">
                          <a:avLst/>
                        </a:prstGeom>
                        <a:ln>
                          <a:noFill/>
                        </a:ln>
                      </wps:spPr>
                      <wps:txbx>
                        <w:txbxContent>
                          <w:p w14:paraId="37B0B147" w14:textId="77777777" w:rsidR="00C765F6" w:rsidRDefault="00C765F6">
                            <w:pPr>
                              <w:spacing w:after="160" w:line="259" w:lineRule="auto"/>
                              <w:ind w:left="0" w:firstLine="0"/>
                            </w:pPr>
                            <w:r>
                              <w:rPr>
                                <w:color w:val="595959"/>
                              </w:rPr>
                              <w:t xml:space="preserve"> </w:t>
                            </w:r>
                          </w:p>
                        </w:txbxContent>
                      </wps:txbx>
                      <wps:bodyPr horzOverflow="overflow" vert="horz" lIns="0" tIns="0" rIns="0" bIns="0" rtlCol="0">
                        <a:noAutofit/>
                      </wps:bodyPr>
                    </wps:wsp>
                    <wps:wsp>
                      <wps:cNvPr id="4671" name="Shape 4671"/>
                      <wps:cNvSpPr/>
                      <wps:spPr>
                        <a:xfrm>
                          <a:off x="54102" y="6858"/>
                          <a:ext cx="5085334" cy="9144"/>
                        </a:xfrm>
                        <a:custGeom>
                          <a:avLst/>
                          <a:gdLst/>
                          <a:ahLst/>
                          <a:cxnLst/>
                          <a:rect l="0" t="0" r="0" b="0"/>
                          <a:pathLst>
                            <a:path w="5085334" h="9144">
                              <a:moveTo>
                                <a:pt x="0" y="0"/>
                              </a:moveTo>
                              <a:lnTo>
                                <a:pt x="5085334" y="0"/>
                              </a:lnTo>
                              <a:lnTo>
                                <a:pt x="5085334" y="9144"/>
                              </a:lnTo>
                              <a:lnTo>
                                <a:pt x="0" y="9144"/>
                              </a:lnTo>
                              <a:lnTo>
                                <a:pt x="0" y="0"/>
                              </a:lnTo>
                            </a:path>
                          </a:pathLst>
                        </a:custGeom>
                        <a:ln w="0" cap="flat">
                          <a:miter lim="127000"/>
                        </a:ln>
                      </wps:spPr>
                      <wps:style>
                        <a:lnRef idx="0">
                          <a:srgbClr val="000000">
                            <a:alpha val="0"/>
                          </a:srgbClr>
                        </a:lnRef>
                        <a:fillRef idx="1">
                          <a:srgbClr val="008000"/>
                        </a:fillRef>
                        <a:effectRef idx="0">
                          <a:scrgbClr r="0" g="0" b="0"/>
                        </a:effectRef>
                        <a:fontRef idx="none"/>
                      </wps:style>
                      <wps:bodyPr/>
                    </wps:wsp>
                    <wps:wsp>
                      <wps:cNvPr id="4244" name="Rectangle 4244"/>
                      <wps:cNvSpPr/>
                      <wps:spPr>
                        <a:xfrm>
                          <a:off x="5265928" y="38473"/>
                          <a:ext cx="80036" cy="160461"/>
                        </a:xfrm>
                        <a:prstGeom prst="rect">
                          <a:avLst/>
                        </a:prstGeom>
                        <a:ln>
                          <a:noFill/>
                        </a:ln>
                      </wps:spPr>
                      <wps:txbx>
                        <w:txbxContent>
                          <w:p w14:paraId="289E11CE" w14:textId="65F81FE5" w:rsidR="00C765F6" w:rsidRDefault="00C765F6">
                            <w:pPr>
                              <w:spacing w:after="160" w:line="259" w:lineRule="auto"/>
                              <w:ind w:left="0" w:firstLine="0"/>
                            </w:pPr>
                            <w:r>
                              <w:fldChar w:fldCharType="begin"/>
                            </w:r>
                            <w:r>
                              <w:instrText xml:space="preserve"> PAGE   \* MERGEFORMAT </w:instrText>
                            </w:r>
                            <w:r>
                              <w:fldChar w:fldCharType="separate"/>
                            </w:r>
                            <w:r w:rsidR="005D529D" w:rsidRPr="005D529D">
                              <w:rPr>
                                <w:rFonts w:ascii="Arial" w:eastAsia="Arial" w:hAnsi="Arial" w:cs="Arial"/>
                                <w:noProof/>
                                <w:sz w:val="17"/>
                              </w:rPr>
                              <w:t>6</w:t>
                            </w:r>
                            <w:r>
                              <w:rPr>
                                <w:rFonts w:ascii="Arial" w:eastAsia="Arial" w:hAnsi="Arial" w:cs="Arial"/>
                                <w:sz w:val="17"/>
                              </w:rPr>
                              <w:fldChar w:fldCharType="end"/>
                            </w:r>
                          </w:p>
                        </w:txbxContent>
                      </wps:txbx>
                      <wps:bodyPr horzOverflow="overflow" vert="horz" lIns="0" tIns="0" rIns="0" bIns="0" rtlCol="0">
                        <a:noAutofit/>
                      </wps:bodyPr>
                    </wps:wsp>
                    <wps:wsp>
                      <wps:cNvPr id="4245" name="Rectangle 4245"/>
                      <wps:cNvSpPr/>
                      <wps:spPr>
                        <a:xfrm>
                          <a:off x="5326126" y="38473"/>
                          <a:ext cx="39983" cy="160461"/>
                        </a:xfrm>
                        <a:prstGeom prst="rect">
                          <a:avLst/>
                        </a:prstGeom>
                        <a:ln>
                          <a:noFill/>
                        </a:ln>
                      </wps:spPr>
                      <wps:txbx>
                        <w:txbxContent>
                          <w:p w14:paraId="391E5C44" w14:textId="77777777" w:rsidR="00C765F6" w:rsidRDefault="00C765F6">
                            <w:pPr>
                              <w:spacing w:after="160" w:line="259" w:lineRule="auto"/>
                              <w:ind w:left="0" w:firstLine="0"/>
                            </w:pPr>
                            <w:r>
                              <w:rPr>
                                <w:rFonts w:ascii="Arial" w:eastAsia="Arial" w:hAnsi="Arial" w:cs="Arial"/>
                                <w:sz w:val="17"/>
                              </w:rPr>
                              <w:t xml:space="preserve"> </w:t>
                            </w:r>
                          </w:p>
                        </w:txbxContent>
                      </wps:txbx>
                      <wps:bodyPr horzOverflow="overflow" vert="horz" lIns="0" tIns="0" rIns="0" bIns="0" rtlCol="0">
                        <a:noAutofit/>
                      </wps:bodyPr>
                    </wps:wsp>
                    <wps:wsp>
                      <wps:cNvPr id="4672" name="Shape 4672"/>
                      <wps:cNvSpPr/>
                      <wps:spPr>
                        <a:xfrm>
                          <a:off x="0" y="0"/>
                          <a:ext cx="5189728" cy="9144"/>
                        </a:xfrm>
                        <a:custGeom>
                          <a:avLst/>
                          <a:gdLst/>
                          <a:ahLst/>
                          <a:cxnLst/>
                          <a:rect l="0" t="0" r="0" b="0"/>
                          <a:pathLst>
                            <a:path w="5189728" h="9144">
                              <a:moveTo>
                                <a:pt x="0" y="0"/>
                              </a:moveTo>
                              <a:lnTo>
                                <a:pt x="5189728" y="0"/>
                              </a:lnTo>
                              <a:lnTo>
                                <a:pt x="5189728" y="9144"/>
                              </a:lnTo>
                              <a:lnTo>
                                <a:pt x="0" y="9144"/>
                              </a:lnTo>
                              <a:lnTo>
                                <a:pt x="0" y="0"/>
                              </a:lnTo>
                            </a:path>
                          </a:pathLst>
                        </a:custGeom>
                        <a:ln w="0" cap="flat">
                          <a:miter lim="127000"/>
                        </a:ln>
                      </wps:spPr>
                      <wps:style>
                        <a:lnRef idx="0">
                          <a:srgbClr val="000000">
                            <a:alpha val="0"/>
                          </a:srgbClr>
                        </a:lnRef>
                        <a:fillRef idx="1">
                          <a:srgbClr val="009900"/>
                        </a:fillRef>
                        <a:effectRef idx="0">
                          <a:scrgbClr r="0" g="0" b="0"/>
                        </a:effectRef>
                        <a:fontRef idx="none"/>
                      </wps:style>
                      <wps:bodyPr/>
                    </wps:wsp>
                    <wps:wsp>
                      <wps:cNvPr id="4673" name="Shape 4673"/>
                      <wps:cNvSpPr/>
                      <wps:spPr>
                        <a:xfrm>
                          <a:off x="51897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9900"/>
                        </a:fillRef>
                        <a:effectRef idx="0">
                          <a:scrgbClr r="0" g="0" b="0"/>
                        </a:effectRef>
                        <a:fontRef idx="none"/>
                      </wps:style>
                      <wps:bodyPr/>
                    </wps:wsp>
                    <wps:wsp>
                      <wps:cNvPr id="4674" name="Shape 4674"/>
                      <wps:cNvSpPr/>
                      <wps:spPr>
                        <a:xfrm>
                          <a:off x="5195824" y="0"/>
                          <a:ext cx="291084" cy="9144"/>
                        </a:xfrm>
                        <a:custGeom>
                          <a:avLst/>
                          <a:gdLst/>
                          <a:ahLst/>
                          <a:cxnLst/>
                          <a:rect l="0" t="0" r="0" b="0"/>
                          <a:pathLst>
                            <a:path w="291084" h="9144">
                              <a:moveTo>
                                <a:pt x="0" y="0"/>
                              </a:moveTo>
                              <a:lnTo>
                                <a:pt x="291084" y="0"/>
                              </a:lnTo>
                              <a:lnTo>
                                <a:pt x="291084" y="9144"/>
                              </a:lnTo>
                              <a:lnTo>
                                <a:pt x="0" y="9144"/>
                              </a:lnTo>
                              <a:lnTo>
                                <a:pt x="0" y="0"/>
                              </a:lnTo>
                            </a:path>
                          </a:pathLst>
                        </a:custGeom>
                        <a:ln w="0" cap="flat">
                          <a:miter lim="127000"/>
                        </a:ln>
                      </wps:spPr>
                      <wps:style>
                        <a:lnRef idx="0">
                          <a:srgbClr val="000000">
                            <a:alpha val="0"/>
                          </a:srgbClr>
                        </a:lnRef>
                        <a:fillRef idx="1">
                          <a:srgbClr val="009900"/>
                        </a:fillRef>
                        <a:effectRef idx="0">
                          <a:scrgbClr r="0" g="0" b="0"/>
                        </a:effectRef>
                        <a:fontRef idx="none"/>
                      </wps:style>
                      <wps:bodyPr/>
                    </wps:wsp>
                    <wps:wsp>
                      <wps:cNvPr id="4675" name="Shape 4675"/>
                      <wps:cNvSpPr/>
                      <wps:spPr>
                        <a:xfrm>
                          <a:off x="5189728" y="6096"/>
                          <a:ext cx="9144" cy="183642"/>
                        </a:xfrm>
                        <a:custGeom>
                          <a:avLst/>
                          <a:gdLst/>
                          <a:ahLst/>
                          <a:cxnLst/>
                          <a:rect l="0" t="0" r="0" b="0"/>
                          <a:pathLst>
                            <a:path w="9144" h="183642">
                              <a:moveTo>
                                <a:pt x="0" y="0"/>
                              </a:moveTo>
                              <a:lnTo>
                                <a:pt x="9144" y="0"/>
                              </a:lnTo>
                              <a:lnTo>
                                <a:pt x="9144" y="183642"/>
                              </a:lnTo>
                              <a:lnTo>
                                <a:pt x="0" y="183642"/>
                              </a:lnTo>
                              <a:lnTo>
                                <a:pt x="0" y="0"/>
                              </a:lnTo>
                            </a:path>
                          </a:pathLst>
                        </a:custGeom>
                        <a:ln w="0" cap="flat">
                          <a:miter lim="127000"/>
                        </a:ln>
                      </wps:spPr>
                      <wps:style>
                        <a:lnRef idx="0">
                          <a:srgbClr val="000000">
                            <a:alpha val="0"/>
                          </a:srgbClr>
                        </a:lnRef>
                        <a:fillRef idx="1">
                          <a:srgbClr val="009900"/>
                        </a:fillRef>
                        <a:effectRef idx="0">
                          <a:scrgbClr r="0" g="0" b="0"/>
                        </a:effectRef>
                        <a:fontRef idx="none"/>
                      </wps:style>
                      <wps:bodyPr/>
                    </wps:wsp>
                  </wpg:wgp>
                </a:graphicData>
              </a:graphic>
            </wp:anchor>
          </w:drawing>
        </mc:Choice>
        <mc:Fallback>
          <w:pict>
            <v:group w14:anchorId="087D0414" id="Group 4238" o:spid="_x0000_s1026" style="position:absolute;margin-left:90pt;margin-top:734.1pt;width:432.05pt;height:14.95pt;z-index:251663360;mso-position-horizontal-relative:page;mso-position-vertical-relative:page" coordsize="54869,189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">
              <v:rect id="Rectangle 4246" o:spid="_x0000_s1027" style="position:absolute;left:731;top:500;width:408;height:185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" filled="f" stroked="f">
                <v:textbox inset="0,0,0,0">
                  <w:txbxContent>
                    <w:p w14:paraId="37B0B147" w14:textId="77777777" w:rsidR="00C765F6" w:rsidRDefault="00C765F6">
                      <w:pPr>
                        <w:spacing w:after="160" w:line="259" w:lineRule="auto"/>
                        <w:ind w:left="0" w:firstLine="0"/>
                      </w:pPr>
                      <w:r>
                        <w:rPr>
                          <w:color w:val="595959"/>
                        </w:rPr>
                        <w:t xml:space="preserve"> </w:t>
                      </w:r>
                    </w:p>
                  </w:txbxContent>
                </v:textbox>
              </v:rect>
              <v:shape id="Shape 4671" o:spid="_x0000_s1028" style="position:absolute;left:541;top:68;width:50853;height:92;visibility:visible;mso-wrap-style:square;v-text-anchor:top" coordsize="508533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" path="m,l5085334,r,9144l,9144,,e" fillcolor="green" stroked="f" strokeweight="0">
                <v:stroke miterlimit="83231f" joinstyle="miter"/>
                <v:path arrowok="t" textboxrect="0,0,5085334,9144"/>
              </v:shape>
              <v:rect id="Rectangle 4244" o:spid="_x0000_s1029" style="position:absolute;left:52659;top:384;width:800;height:16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" filled="f" stroked="f">
                <v:textbox inset="0,0,0,0">
                  <w:txbxContent>
                    <w:p w14:paraId="289E11CE" w14:textId="65F81FE5" w:rsidR="00C765F6" w:rsidRDefault="00C765F6">
                      <w:pPr>
                        <w:spacing w:after="160" w:line="259" w:lineRule="auto"/>
                        <w:ind w:left="0" w:firstLine="0"/>
                      </w:pPr>
                      <w:r>
                        <w:fldChar w:fldCharType="begin"/>
                      </w:r>
                      <w:r>
                        <w:instrText xml:space="preserve"> PAGE   \* MERGEFORMAT </w:instrText>
                      </w:r>
                      <w:r>
                        <w:fldChar w:fldCharType="separate"/>
                      </w:r>
                      <w:r w:rsidR="005D529D" w:rsidRPr="005D529D">
                        <w:rPr>
                          <w:rFonts w:ascii="Arial" w:eastAsia="Arial" w:hAnsi="Arial" w:cs="Arial"/>
                          <w:noProof/>
                          <w:sz w:val="17"/>
                        </w:rPr>
                        <w:t>6</w:t>
                      </w:r>
                      <w:r>
                        <w:rPr>
                          <w:rFonts w:ascii="Arial" w:eastAsia="Arial" w:hAnsi="Arial" w:cs="Arial"/>
                          <w:sz w:val="17"/>
                        </w:rPr>
                        <w:fldChar w:fldCharType="end"/>
                      </w:r>
                    </w:p>
                  </w:txbxContent>
                </v:textbox>
              </v:rect>
              <v:rect id="Rectangle 4245" o:spid="_x0000_s1030" style="position:absolute;left:53261;top:384;width:400;height:16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" filled="f" stroked="f">
                <v:textbox inset="0,0,0,0">
                  <w:txbxContent>
                    <w:p w14:paraId="391E5C44" w14:textId="77777777" w:rsidR="00C765F6" w:rsidRDefault="00C765F6">
                      <w:pPr>
                        <w:spacing w:after="160" w:line="259" w:lineRule="auto"/>
                        <w:ind w:left="0" w:firstLine="0"/>
                      </w:pPr>
                      <w:r>
                        <w:rPr>
                          <w:rFonts w:ascii="Arial" w:eastAsia="Arial" w:hAnsi="Arial" w:cs="Arial"/>
                          <w:sz w:val="17"/>
                        </w:rPr>
                        <w:t xml:space="preserve"> </w:t>
                      </w:r>
                    </w:p>
                  </w:txbxContent>
                </v:textbox>
              </v:rect>
              <v:shape id="Shape 4672" o:spid="_x0000_s1031" style="position:absolute;width:51897;height:91;visibility:visible;mso-wrap-style:square;v-text-anchor:top" coordsize="5189728,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" path="m,l5189728,r,9144l,9144,,e" fillcolor="#090" stroked="f" strokeweight="0">
                <v:stroke miterlimit="83231f" joinstyle="miter"/>
                <v:path arrowok="t" textboxrect="0,0,5189728,9144"/>
              </v:shape>
              <v:shape id="Shape 4673" o:spid="_x0000_s1032" style="position:absolute;left:51897;width:91;height:91;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" path="m,l9144,r,9144l,9144,,e" fillcolor="#090" stroked="f" strokeweight="0">
                <v:stroke miterlimit="83231f" joinstyle="miter"/>
                <v:path arrowok="t" textboxrect="0,0,9144,9144"/>
              </v:shape>
              <v:shape id="Shape 4674" o:spid="_x0000_s1033" style="position:absolute;left:51958;width:2911;height:91;visibility:visible;mso-wrap-style:square;v-text-anchor:top" coordsize="29108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" path="m,l291084,r,9144l,9144,,e" fillcolor="#090" stroked="f" strokeweight="0">
                <v:stroke miterlimit="83231f" joinstyle="miter"/>
                <v:path arrowok="t" textboxrect="0,0,291084,9144"/>
              </v:shape>
              <v:shape id="Shape 4675" o:spid="_x0000_s1034" style="position:absolute;left:51897;top:60;width:91;height:1837;visibility:visible;mso-wrap-style:square;v-text-anchor:top" coordsize="9144,1836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" path="m,l9144,r,183642l,183642,,e" fillcolor="#090" stroked="f" strokeweight="0">
                <v:stroke miterlimit="83231f" joinstyle="miter"/>
                <v:path arrowok="t" textboxrect="0,0,9144,183642"/>
              </v:shape>
              <w10:wrap type="square" anchorx="page" anchory="page"/>
            </v:group>
          </w:pict>
        </mc:Fallback>
      </mc:AlternateContent>
    </w:r>
    <w:r>
      <w:rPr>
        <w:sz w:val="1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1613FA" w14:textId="77777777" w:rsidR="00C765F6" w:rsidRDefault="00C765F6">
    <w:pPr>
      <w:spacing w:after="0" w:line="259" w:lineRule="auto"/>
      <w:ind w:left="0" w:firstLine="0"/>
    </w:pPr>
    <w:r>
      <w:rPr>
        <w:rFonts w:ascii="Calibri" w:eastAsia="Calibri" w:hAnsi="Calibri" w:cs="Calibri"/>
        <w:noProof/>
      </w:rPr>
      <mc:AlternateContent>
        <mc:Choice Requires="wpg">
          <w:drawing>
            <wp:anchor distT="0" distB="0" distL="114300" distR="114300" simplePos="0" relativeHeight="251664384" behindDoc="0" locked="0" layoutInCell="1" allowOverlap="1" wp14:anchorId="370EB111" wp14:editId="49ABA59A">
              <wp:simplePos x="0" y="0"/>
              <wp:positionH relativeFrom="page">
                <wp:posOffset>1143000</wp:posOffset>
              </wp:positionH>
              <wp:positionV relativeFrom="page">
                <wp:posOffset>9323070</wp:posOffset>
              </wp:positionV>
              <wp:extent cx="5486908" cy="189737"/>
              <wp:effectExtent l="0" t="0" r="0" b="0"/>
              <wp:wrapSquare wrapText="bothSides"/>
              <wp:docPr id="4215" name="Group 4215"/>
              <wp:cNvGraphicFramePr/>
              <a:graphic xmlns:a="http://schemas.openxmlformats.org/drawingml/2006/main">
                <a:graphicData uri="http://schemas.microsoft.com/office/word/2010/wordprocessingGroup">
                  <wpg:wgp>
                    <wpg:cNvGrpSpPr/>
                    <wpg:grpSpPr>
                      <a:xfrm>
                        <a:off x="0" y="0"/>
                        <a:ext cx="5486908" cy="189737"/>
                        <a:chOff x="0" y="0"/>
                        <a:chExt cx="5486908" cy="189737"/>
                      </a:xfrm>
                    </wpg:grpSpPr>
                    <wps:wsp>
                      <wps:cNvPr id="4223" name="Rectangle 4223"/>
                      <wps:cNvSpPr/>
                      <wps:spPr>
                        <a:xfrm>
                          <a:off x="73152" y="50030"/>
                          <a:ext cx="40802" cy="185463"/>
                        </a:xfrm>
                        <a:prstGeom prst="rect">
                          <a:avLst/>
                        </a:prstGeom>
                        <a:ln>
                          <a:noFill/>
                        </a:ln>
                      </wps:spPr>
                      <wps:txbx>
                        <w:txbxContent>
                          <w:p w14:paraId="45A479D2" w14:textId="77777777" w:rsidR="00C765F6" w:rsidRDefault="00C765F6">
                            <w:pPr>
                              <w:spacing w:after="160" w:line="259" w:lineRule="auto"/>
                              <w:ind w:left="0" w:firstLine="0"/>
                            </w:pPr>
                            <w:r>
                              <w:rPr>
                                <w:color w:val="595959"/>
                              </w:rPr>
                              <w:t xml:space="preserve"> </w:t>
                            </w:r>
                          </w:p>
                        </w:txbxContent>
                      </wps:txbx>
                      <wps:bodyPr horzOverflow="overflow" vert="horz" lIns="0" tIns="0" rIns="0" bIns="0" rtlCol="0">
                        <a:noAutofit/>
                      </wps:bodyPr>
                    </wps:wsp>
                    <wps:wsp>
                      <wps:cNvPr id="4661" name="Shape 4661"/>
                      <wps:cNvSpPr/>
                      <wps:spPr>
                        <a:xfrm>
                          <a:off x="54102" y="6858"/>
                          <a:ext cx="5085334" cy="9144"/>
                        </a:xfrm>
                        <a:custGeom>
                          <a:avLst/>
                          <a:gdLst/>
                          <a:ahLst/>
                          <a:cxnLst/>
                          <a:rect l="0" t="0" r="0" b="0"/>
                          <a:pathLst>
                            <a:path w="5085334" h="9144">
                              <a:moveTo>
                                <a:pt x="0" y="0"/>
                              </a:moveTo>
                              <a:lnTo>
                                <a:pt x="5085334" y="0"/>
                              </a:lnTo>
                              <a:lnTo>
                                <a:pt x="5085334" y="9144"/>
                              </a:lnTo>
                              <a:lnTo>
                                <a:pt x="0" y="9144"/>
                              </a:lnTo>
                              <a:lnTo>
                                <a:pt x="0" y="0"/>
                              </a:lnTo>
                            </a:path>
                          </a:pathLst>
                        </a:custGeom>
                        <a:ln w="0" cap="flat">
                          <a:miter lim="127000"/>
                        </a:ln>
                      </wps:spPr>
                      <wps:style>
                        <a:lnRef idx="0">
                          <a:srgbClr val="000000">
                            <a:alpha val="0"/>
                          </a:srgbClr>
                        </a:lnRef>
                        <a:fillRef idx="1">
                          <a:srgbClr val="008000"/>
                        </a:fillRef>
                        <a:effectRef idx="0">
                          <a:scrgbClr r="0" g="0" b="0"/>
                        </a:effectRef>
                        <a:fontRef idx="none"/>
                      </wps:style>
                      <wps:bodyPr/>
                    </wps:wsp>
                    <wps:wsp>
                      <wps:cNvPr id="4221" name="Rectangle 4221"/>
                      <wps:cNvSpPr/>
                      <wps:spPr>
                        <a:xfrm>
                          <a:off x="5265928" y="38473"/>
                          <a:ext cx="80036" cy="160461"/>
                        </a:xfrm>
                        <a:prstGeom prst="rect">
                          <a:avLst/>
                        </a:prstGeom>
                        <a:ln>
                          <a:noFill/>
                        </a:ln>
                      </wps:spPr>
                      <wps:txbx>
                        <w:txbxContent>
                          <w:p w14:paraId="73143489" w14:textId="60424128" w:rsidR="00C765F6" w:rsidRDefault="00C765F6">
                            <w:pPr>
                              <w:spacing w:after="160" w:line="259" w:lineRule="auto"/>
                              <w:ind w:left="0" w:firstLine="0"/>
                            </w:pPr>
                            <w:r>
                              <w:fldChar w:fldCharType="begin"/>
                            </w:r>
                            <w:r>
                              <w:instrText xml:space="preserve"> PAGE   \* MERGEFORMAT </w:instrText>
                            </w:r>
                            <w:r>
                              <w:fldChar w:fldCharType="separate"/>
                            </w:r>
                            <w:r w:rsidR="005D529D" w:rsidRPr="005D529D">
                              <w:rPr>
                                <w:rFonts w:ascii="Arial" w:eastAsia="Arial" w:hAnsi="Arial" w:cs="Arial"/>
                                <w:noProof/>
                                <w:sz w:val="17"/>
                              </w:rPr>
                              <w:t>7</w:t>
                            </w:r>
                            <w:r>
                              <w:rPr>
                                <w:rFonts w:ascii="Arial" w:eastAsia="Arial" w:hAnsi="Arial" w:cs="Arial"/>
                                <w:sz w:val="17"/>
                              </w:rPr>
                              <w:fldChar w:fldCharType="end"/>
                            </w:r>
                          </w:p>
                        </w:txbxContent>
                      </wps:txbx>
                      <wps:bodyPr horzOverflow="overflow" vert="horz" lIns="0" tIns="0" rIns="0" bIns="0" rtlCol="0">
                        <a:noAutofit/>
                      </wps:bodyPr>
                    </wps:wsp>
                    <wps:wsp>
                      <wps:cNvPr id="4222" name="Rectangle 4222"/>
                      <wps:cNvSpPr/>
                      <wps:spPr>
                        <a:xfrm>
                          <a:off x="5326126" y="38473"/>
                          <a:ext cx="39983" cy="160461"/>
                        </a:xfrm>
                        <a:prstGeom prst="rect">
                          <a:avLst/>
                        </a:prstGeom>
                        <a:ln>
                          <a:noFill/>
                        </a:ln>
                      </wps:spPr>
                      <wps:txbx>
                        <w:txbxContent>
                          <w:p w14:paraId="7D94B046" w14:textId="77777777" w:rsidR="00C765F6" w:rsidRDefault="00C765F6">
                            <w:pPr>
                              <w:spacing w:after="160" w:line="259" w:lineRule="auto"/>
                              <w:ind w:left="0" w:firstLine="0"/>
                            </w:pPr>
                            <w:r>
                              <w:rPr>
                                <w:rFonts w:ascii="Arial" w:eastAsia="Arial" w:hAnsi="Arial" w:cs="Arial"/>
                                <w:sz w:val="17"/>
                              </w:rPr>
                              <w:t xml:space="preserve"> </w:t>
                            </w:r>
                          </w:p>
                        </w:txbxContent>
                      </wps:txbx>
                      <wps:bodyPr horzOverflow="overflow" vert="horz" lIns="0" tIns="0" rIns="0" bIns="0" rtlCol="0">
                        <a:noAutofit/>
                      </wps:bodyPr>
                    </wps:wsp>
                    <wps:wsp>
                      <wps:cNvPr id="4662" name="Shape 4662"/>
                      <wps:cNvSpPr/>
                      <wps:spPr>
                        <a:xfrm>
                          <a:off x="0" y="0"/>
                          <a:ext cx="5189728" cy="9144"/>
                        </a:xfrm>
                        <a:custGeom>
                          <a:avLst/>
                          <a:gdLst/>
                          <a:ahLst/>
                          <a:cxnLst/>
                          <a:rect l="0" t="0" r="0" b="0"/>
                          <a:pathLst>
                            <a:path w="5189728" h="9144">
                              <a:moveTo>
                                <a:pt x="0" y="0"/>
                              </a:moveTo>
                              <a:lnTo>
                                <a:pt x="5189728" y="0"/>
                              </a:lnTo>
                              <a:lnTo>
                                <a:pt x="5189728" y="9144"/>
                              </a:lnTo>
                              <a:lnTo>
                                <a:pt x="0" y="9144"/>
                              </a:lnTo>
                              <a:lnTo>
                                <a:pt x="0" y="0"/>
                              </a:lnTo>
                            </a:path>
                          </a:pathLst>
                        </a:custGeom>
                        <a:ln w="0" cap="flat">
                          <a:miter lim="127000"/>
                        </a:ln>
                      </wps:spPr>
                      <wps:style>
                        <a:lnRef idx="0">
                          <a:srgbClr val="000000">
                            <a:alpha val="0"/>
                          </a:srgbClr>
                        </a:lnRef>
                        <a:fillRef idx="1">
                          <a:srgbClr val="009900"/>
                        </a:fillRef>
                        <a:effectRef idx="0">
                          <a:scrgbClr r="0" g="0" b="0"/>
                        </a:effectRef>
                        <a:fontRef idx="none"/>
                      </wps:style>
                      <wps:bodyPr/>
                    </wps:wsp>
                    <wps:wsp>
                      <wps:cNvPr id="4663" name="Shape 4663"/>
                      <wps:cNvSpPr/>
                      <wps:spPr>
                        <a:xfrm>
                          <a:off x="51897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9900"/>
                        </a:fillRef>
                        <a:effectRef idx="0">
                          <a:scrgbClr r="0" g="0" b="0"/>
                        </a:effectRef>
                        <a:fontRef idx="none"/>
                      </wps:style>
                      <wps:bodyPr/>
                    </wps:wsp>
                    <wps:wsp>
                      <wps:cNvPr id="4664" name="Shape 4664"/>
                      <wps:cNvSpPr/>
                      <wps:spPr>
                        <a:xfrm>
                          <a:off x="5195824" y="0"/>
                          <a:ext cx="291084" cy="9144"/>
                        </a:xfrm>
                        <a:custGeom>
                          <a:avLst/>
                          <a:gdLst/>
                          <a:ahLst/>
                          <a:cxnLst/>
                          <a:rect l="0" t="0" r="0" b="0"/>
                          <a:pathLst>
                            <a:path w="291084" h="9144">
                              <a:moveTo>
                                <a:pt x="0" y="0"/>
                              </a:moveTo>
                              <a:lnTo>
                                <a:pt x="291084" y="0"/>
                              </a:lnTo>
                              <a:lnTo>
                                <a:pt x="291084" y="9144"/>
                              </a:lnTo>
                              <a:lnTo>
                                <a:pt x="0" y="9144"/>
                              </a:lnTo>
                              <a:lnTo>
                                <a:pt x="0" y="0"/>
                              </a:lnTo>
                            </a:path>
                          </a:pathLst>
                        </a:custGeom>
                        <a:ln w="0" cap="flat">
                          <a:miter lim="127000"/>
                        </a:ln>
                      </wps:spPr>
                      <wps:style>
                        <a:lnRef idx="0">
                          <a:srgbClr val="000000">
                            <a:alpha val="0"/>
                          </a:srgbClr>
                        </a:lnRef>
                        <a:fillRef idx="1">
                          <a:srgbClr val="009900"/>
                        </a:fillRef>
                        <a:effectRef idx="0">
                          <a:scrgbClr r="0" g="0" b="0"/>
                        </a:effectRef>
                        <a:fontRef idx="none"/>
                      </wps:style>
                      <wps:bodyPr/>
                    </wps:wsp>
                    <wps:wsp>
                      <wps:cNvPr id="4665" name="Shape 4665"/>
                      <wps:cNvSpPr/>
                      <wps:spPr>
                        <a:xfrm>
                          <a:off x="5189728" y="6096"/>
                          <a:ext cx="9144" cy="183642"/>
                        </a:xfrm>
                        <a:custGeom>
                          <a:avLst/>
                          <a:gdLst/>
                          <a:ahLst/>
                          <a:cxnLst/>
                          <a:rect l="0" t="0" r="0" b="0"/>
                          <a:pathLst>
                            <a:path w="9144" h="183642">
                              <a:moveTo>
                                <a:pt x="0" y="0"/>
                              </a:moveTo>
                              <a:lnTo>
                                <a:pt x="9144" y="0"/>
                              </a:lnTo>
                              <a:lnTo>
                                <a:pt x="9144" y="183642"/>
                              </a:lnTo>
                              <a:lnTo>
                                <a:pt x="0" y="183642"/>
                              </a:lnTo>
                              <a:lnTo>
                                <a:pt x="0" y="0"/>
                              </a:lnTo>
                            </a:path>
                          </a:pathLst>
                        </a:custGeom>
                        <a:ln w="0" cap="flat">
                          <a:miter lim="127000"/>
                        </a:ln>
                      </wps:spPr>
                      <wps:style>
                        <a:lnRef idx="0">
                          <a:srgbClr val="000000">
                            <a:alpha val="0"/>
                          </a:srgbClr>
                        </a:lnRef>
                        <a:fillRef idx="1">
                          <a:srgbClr val="009900"/>
                        </a:fillRef>
                        <a:effectRef idx="0">
                          <a:scrgbClr r="0" g="0" b="0"/>
                        </a:effectRef>
                        <a:fontRef idx="none"/>
                      </wps:style>
                      <wps:bodyPr/>
                    </wps:wsp>
                  </wpg:wgp>
                </a:graphicData>
              </a:graphic>
            </wp:anchor>
          </w:drawing>
        </mc:Choice>
        <mc:Fallback>
          <w:pict>
            <v:group w14:anchorId="370EB111" id="Group 4215" o:spid="_x0000_s1035" style="position:absolute;margin-left:90pt;margin-top:734.1pt;width:432.05pt;height:14.95pt;z-index:251664384;mso-position-horizontal-relative:page;mso-position-vertical-relative:page" coordsize="54869,189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">
              <v:rect id="Rectangle 4223" o:spid="_x0000_s1036" style="position:absolute;left:731;top:500;width:408;height:185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" filled="f" stroked="f">
                <v:textbox inset="0,0,0,0">
                  <w:txbxContent>
                    <w:p w14:paraId="45A479D2" w14:textId="77777777" w:rsidR="00C765F6" w:rsidRDefault="00C765F6">
                      <w:pPr>
                        <w:spacing w:after="160" w:line="259" w:lineRule="auto"/>
                        <w:ind w:left="0" w:firstLine="0"/>
                      </w:pPr>
                      <w:r>
                        <w:rPr>
                          <w:color w:val="595959"/>
                        </w:rPr>
                        <w:t xml:space="preserve"> </w:t>
                      </w:r>
                    </w:p>
                  </w:txbxContent>
                </v:textbox>
              </v:rect>
              <v:shape id="Shape 4661" o:spid="_x0000_s1037" style="position:absolute;left:541;top:68;width:50853;height:92;visibility:visible;mso-wrap-style:square;v-text-anchor:top" coordsize="508533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" path="m,l5085334,r,9144l,9144,,e" fillcolor="green" stroked="f" strokeweight="0">
                <v:stroke miterlimit="83231f" joinstyle="miter"/>
                <v:path arrowok="t" textboxrect="0,0,5085334,9144"/>
              </v:shape>
              <v:rect id="Rectangle 4221" o:spid="_x0000_s1038" style="position:absolute;left:52659;top:384;width:800;height:16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" filled="f" stroked="f">
                <v:textbox inset="0,0,0,0">
                  <w:txbxContent>
                    <w:p w14:paraId="73143489" w14:textId="60424128" w:rsidR="00C765F6" w:rsidRDefault="00C765F6">
                      <w:pPr>
                        <w:spacing w:after="160" w:line="259" w:lineRule="auto"/>
                        <w:ind w:left="0" w:firstLine="0"/>
                      </w:pPr>
                      <w:r>
                        <w:fldChar w:fldCharType="begin"/>
                      </w:r>
                      <w:r>
                        <w:instrText xml:space="preserve"> PAGE   \* MERGEFORMAT </w:instrText>
                      </w:r>
                      <w:r>
                        <w:fldChar w:fldCharType="separate"/>
                      </w:r>
                      <w:r w:rsidR="005D529D" w:rsidRPr="005D529D">
                        <w:rPr>
                          <w:rFonts w:ascii="Arial" w:eastAsia="Arial" w:hAnsi="Arial" w:cs="Arial"/>
                          <w:noProof/>
                          <w:sz w:val="17"/>
                        </w:rPr>
                        <w:t>7</w:t>
                      </w:r>
                      <w:r>
                        <w:rPr>
                          <w:rFonts w:ascii="Arial" w:eastAsia="Arial" w:hAnsi="Arial" w:cs="Arial"/>
                          <w:sz w:val="17"/>
                        </w:rPr>
                        <w:fldChar w:fldCharType="end"/>
                      </w:r>
                    </w:p>
                  </w:txbxContent>
                </v:textbox>
              </v:rect>
              <v:rect id="Rectangle 4222" o:spid="_x0000_s1039" style="position:absolute;left:53261;top:384;width:400;height:16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" filled="f" stroked="f">
                <v:textbox inset="0,0,0,0">
                  <w:txbxContent>
                    <w:p w14:paraId="7D94B046" w14:textId="77777777" w:rsidR="00C765F6" w:rsidRDefault="00C765F6">
                      <w:pPr>
                        <w:spacing w:after="160" w:line="259" w:lineRule="auto"/>
                        <w:ind w:left="0" w:firstLine="0"/>
                      </w:pPr>
                      <w:r>
                        <w:rPr>
                          <w:rFonts w:ascii="Arial" w:eastAsia="Arial" w:hAnsi="Arial" w:cs="Arial"/>
                          <w:sz w:val="17"/>
                        </w:rPr>
                        <w:t xml:space="preserve"> </w:t>
                      </w:r>
                    </w:p>
                  </w:txbxContent>
                </v:textbox>
              </v:rect>
              <v:shape id="Shape 4662" o:spid="_x0000_s1040" style="position:absolute;width:51897;height:91;visibility:visible;mso-wrap-style:square;v-text-anchor:top" coordsize="5189728,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" path="m,l5189728,r,9144l,9144,,e" fillcolor="#090" stroked="f" strokeweight="0">
                <v:stroke miterlimit="83231f" joinstyle="miter"/>
                <v:path arrowok="t" textboxrect="0,0,5189728,9144"/>
              </v:shape>
              <v:shape id="Shape 4663" o:spid="_x0000_s1041" style="position:absolute;left:51897;width:91;height:91;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" path="m,l9144,r,9144l,9144,,e" fillcolor="#090" stroked="f" strokeweight="0">
                <v:stroke miterlimit="83231f" joinstyle="miter"/>
                <v:path arrowok="t" textboxrect="0,0,9144,9144"/>
              </v:shape>
              <v:shape id="Shape 4664" o:spid="_x0000_s1042" style="position:absolute;left:51958;width:2911;height:91;visibility:visible;mso-wrap-style:square;v-text-anchor:top" coordsize="29108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" path="m,l291084,r,9144l,9144,,e" fillcolor="#090" stroked="f" strokeweight="0">
                <v:stroke miterlimit="83231f" joinstyle="miter"/>
                <v:path arrowok="t" textboxrect="0,0,291084,9144"/>
              </v:shape>
              <v:shape id="Shape 4665" o:spid="_x0000_s1043" style="position:absolute;left:51897;top:60;width:91;height:1837;visibility:visible;mso-wrap-style:square;v-text-anchor:top" coordsize="9144,1836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" path="m,l9144,r,183642l,183642,,e" fillcolor="#090" stroked="f" strokeweight="0">
                <v:stroke miterlimit="83231f" joinstyle="miter"/>
                <v:path arrowok="t" textboxrect="0,0,9144,183642"/>
              </v:shape>
              <w10:wrap type="square" anchorx="page" anchory="page"/>
            </v:group>
          </w:pict>
        </mc:Fallback>
      </mc:AlternateContent>
    </w:r>
    <w:r>
      <w:rPr>
        <w:sz w:val="1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F5F710" w14:textId="77777777" w:rsidR="00C765F6" w:rsidRDefault="00C765F6">
    <w:pPr>
      <w:spacing w:after="0" w:line="259" w:lineRule="auto"/>
      <w:ind w:left="0" w:firstLine="0"/>
    </w:pPr>
    <w:r>
      <w:rPr>
        <w:rFonts w:ascii="Calibri" w:eastAsia="Calibri" w:hAnsi="Calibri" w:cs="Calibri"/>
        <w:noProof/>
      </w:rPr>
      <mc:AlternateContent>
        <mc:Choice Requires="wpg">
          <w:drawing>
            <wp:anchor distT="0" distB="0" distL="114300" distR="114300" simplePos="0" relativeHeight="251665408" behindDoc="0" locked="0" layoutInCell="1" allowOverlap="1" wp14:anchorId="5852C662" wp14:editId="7A9179FC">
              <wp:simplePos x="0" y="0"/>
              <wp:positionH relativeFrom="page">
                <wp:posOffset>1143000</wp:posOffset>
              </wp:positionH>
              <wp:positionV relativeFrom="page">
                <wp:posOffset>9323070</wp:posOffset>
              </wp:positionV>
              <wp:extent cx="5486908" cy="189737"/>
              <wp:effectExtent l="0" t="0" r="0" b="0"/>
              <wp:wrapSquare wrapText="bothSides"/>
              <wp:docPr id="4192" name="Group 4192"/>
              <wp:cNvGraphicFramePr/>
              <a:graphic xmlns:a="http://schemas.openxmlformats.org/drawingml/2006/main">
                <a:graphicData uri="http://schemas.microsoft.com/office/word/2010/wordprocessingGroup">
                  <wpg:wgp>
                    <wpg:cNvGrpSpPr/>
                    <wpg:grpSpPr>
                      <a:xfrm>
                        <a:off x="0" y="0"/>
                        <a:ext cx="5486908" cy="189737"/>
                        <a:chOff x="0" y="0"/>
                        <a:chExt cx="5486908" cy="189737"/>
                      </a:xfrm>
                    </wpg:grpSpPr>
                    <wps:wsp>
                      <wps:cNvPr id="4200" name="Rectangle 4200"/>
                      <wps:cNvSpPr/>
                      <wps:spPr>
                        <a:xfrm>
                          <a:off x="73152" y="50030"/>
                          <a:ext cx="40802" cy="185463"/>
                        </a:xfrm>
                        <a:prstGeom prst="rect">
                          <a:avLst/>
                        </a:prstGeom>
                        <a:ln>
                          <a:noFill/>
                        </a:ln>
                      </wps:spPr>
                      <wps:txbx>
                        <w:txbxContent>
                          <w:p w14:paraId="20793FB3" w14:textId="77777777" w:rsidR="00C765F6" w:rsidRDefault="00C765F6">
                            <w:pPr>
                              <w:spacing w:after="160" w:line="259" w:lineRule="auto"/>
                              <w:ind w:left="0" w:firstLine="0"/>
                            </w:pPr>
                            <w:r>
                              <w:rPr>
                                <w:color w:val="595959"/>
                              </w:rPr>
                              <w:t xml:space="preserve"> </w:t>
                            </w:r>
                          </w:p>
                        </w:txbxContent>
                      </wps:txbx>
                      <wps:bodyPr horzOverflow="overflow" vert="horz" lIns="0" tIns="0" rIns="0" bIns="0" rtlCol="0">
                        <a:noAutofit/>
                      </wps:bodyPr>
                    </wps:wsp>
                    <wps:wsp>
                      <wps:cNvPr id="4651" name="Shape 4651"/>
                      <wps:cNvSpPr/>
                      <wps:spPr>
                        <a:xfrm>
                          <a:off x="54102" y="6858"/>
                          <a:ext cx="5085334" cy="9144"/>
                        </a:xfrm>
                        <a:custGeom>
                          <a:avLst/>
                          <a:gdLst/>
                          <a:ahLst/>
                          <a:cxnLst/>
                          <a:rect l="0" t="0" r="0" b="0"/>
                          <a:pathLst>
                            <a:path w="5085334" h="9144">
                              <a:moveTo>
                                <a:pt x="0" y="0"/>
                              </a:moveTo>
                              <a:lnTo>
                                <a:pt x="5085334" y="0"/>
                              </a:lnTo>
                              <a:lnTo>
                                <a:pt x="5085334" y="9144"/>
                              </a:lnTo>
                              <a:lnTo>
                                <a:pt x="0" y="9144"/>
                              </a:lnTo>
                              <a:lnTo>
                                <a:pt x="0" y="0"/>
                              </a:lnTo>
                            </a:path>
                          </a:pathLst>
                        </a:custGeom>
                        <a:ln w="0" cap="flat">
                          <a:miter lim="127000"/>
                        </a:ln>
                      </wps:spPr>
                      <wps:style>
                        <a:lnRef idx="0">
                          <a:srgbClr val="000000">
                            <a:alpha val="0"/>
                          </a:srgbClr>
                        </a:lnRef>
                        <a:fillRef idx="1">
                          <a:srgbClr val="008000"/>
                        </a:fillRef>
                        <a:effectRef idx="0">
                          <a:scrgbClr r="0" g="0" b="0"/>
                        </a:effectRef>
                        <a:fontRef idx="none"/>
                      </wps:style>
                      <wps:bodyPr/>
                    </wps:wsp>
                    <wps:wsp>
                      <wps:cNvPr id="4198" name="Rectangle 4198"/>
                      <wps:cNvSpPr/>
                      <wps:spPr>
                        <a:xfrm>
                          <a:off x="5265928" y="38473"/>
                          <a:ext cx="80036" cy="160461"/>
                        </a:xfrm>
                        <a:prstGeom prst="rect">
                          <a:avLst/>
                        </a:prstGeom>
                        <a:ln>
                          <a:noFill/>
                        </a:ln>
                      </wps:spPr>
                      <wps:txbx>
                        <w:txbxContent>
                          <w:p w14:paraId="5C7F4FBB" w14:textId="77777777" w:rsidR="00C765F6" w:rsidRDefault="00C765F6">
                            <w:pPr>
                              <w:spacing w:after="160" w:line="259" w:lineRule="auto"/>
                              <w:ind w:left="0" w:firstLine="0"/>
                            </w:pPr>
                            <w:r>
                              <w:fldChar w:fldCharType="begin"/>
                            </w:r>
                            <w:r>
                              <w:instrText xml:space="preserve"> PAGE   \* MERGEFORMAT </w:instrText>
                            </w:r>
                            <w:r>
                              <w:fldChar w:fldCharType="separate"/>
                            </w:r>
                            <w:r>
                              <w:rPr>
                                <w:rFonts w:ascii="Arial" w:eastAsia="Arial" w:hAnsi="Arial" w:cs="Arial"/>
                                <w:sz w:val="17"/>
                              </w:rPr>
                              <w:t>3</w:t>
                            </w:r>
                            <w:r>
                              <w:rPr>
                                <w:rFonts w:ascii="Arial" w:eastAsia="Arial" w:hAnsi="Arial" w:cs="Arial"/>
                                <w:sz w:val="17"/>
                              </w:rPr>
                              <w:fldChar w:fldCharType="end"/>
                            </w:r>
                          </w:p>
                        </w:txbxContent>
                      </wps:txbx>
                      <wps:bodyPr horzOverflow="overflow" vert="horz" lIns="0" tIns="0" rIns="0" bIns="0" rtlCol="0">
                        <a:noAutofit/>
                      </wps:bodyPr>
                    </wps:wsp>
                    <wps:wsp>
                      <wps:cNvPr id="4199" name="Rectangle 4199"/>
                      <wps:cNvSpPr/>
                      <wps:spPr>
                        <a:xfrm>
                          <a:off x="5326126" y="38473"/>
                          <a:ext cx="39983" cy="160461"/>
                        </a:xfrm>
                        <a:prstGeom prst="rect">
                          <a:avLst/>
                        </a:prstGeom>
                        <a:ln>
                          <a:noFill/>
                        </a:ln>
                      </wps:spPr>
                      <wps:txbx>
                        <w:txbxContent>
                          <w:p w14:paraId="17C76EB8" w14:textId="77777777" w:rsidR="00C765F6" w:rsidRDefault="00C765F6">
                            <w:pPr>
                              <w:spacing w:after="160" w:line="259" w:lineRule="auto"/>
                              <w:ind w:left="0" w:firstLine="0"/>
                            </w:pPr>
                            <w:r>
                              <w:rPr>
                                <w:rFonts w:ascii="Arial" w:eastAsia="Arial" w:hAnsi="Arial" w:cs="Arial"/>
                                <w:sz w:val="17"/>
                              </w:rPr>
                              <w:t xml:space="preserve"> </w:t>
                            </w:r>
                          </w:p>
                        </w:txbxContent>
                      </wps:txbx>
                      <wps:bodyPr horzOverflow="overflow" vert="horz" lIns="0" tIns="0" rIns="0" bIns="0" rtlCol="0">
                        <a:noAutofit/>
                      </wps:bodyPr>
                    </wps:wsp>
                    <wps:wsp>
                      <wps:cNvPr id="4652" name="Shape 4652"/>
                      <wps:cNvSpPr/>
                      <wps:spPr>
                        <a:xfrm>
                          <a:off x="0" y="0"/>
                          <a:ext cx="5189728" cy="9144"/>
                        </a:xfrm>
                        <a:custGeom>
                          <a:avLst/>
                          <a:gdLst/>
                          <a:ahLst/>
                          <a:cxnLst/>
                          <a:rect l="0" t="0" r="0" b="0"/>
                          <a:pathLst>
                            <a:path w="5189728" h="9144">
                              <a:moveTo>
                                <a:pt x="0" y="0"/>
                              </a:moveTo>
                              <a:lnTo>
                                <a:pt x="5189728" y="0"/>
                              </a:lnTo>
                              <a:lnTo>
                                <a:pt x="5189728" y="9144"/>
                              </a:lnTo>
                              <a:lnTo>
                                <a:pt x="0" y="9144"/>
                              </a:lnTo>
                              <a:lnTo>
                                <a:pt x="0" y="0"/>
                              </a:lnTo>
                            </a:path>
                          </a:pathLst>
                        </a:custGeom>
                        <a:ln w="0" cap="flat">
                          <a:miter lim="127000"/>
                        </a:ln>
                      </wps:spPr>
                      <wps:style>
                        <a:lnRef idx="0">
                          <a:srgbClr val="000000">
                            <a:alpha val="0"/>
                          </a:srgbClr>
                        </a:lnRef>
                        <a:fillRef idx="1">
                          <a:srgbClr val="009900"/>
                        </a:fillRef>
                        <a:effectRef idx="0">
                          <a:scrgbClr r="0" g="0" b="0"/>
                        </a:effectRef>
                        <a:fontRef idx="none"/>
                      </wps:style>
                      <wps:bodyPr/>
                    </wps:wsp>
                    <wps:wsp>
                      <wps:cNvPr id="4653" name="Shape 4653"/>
                      <wps:cNvSpPr/>
                      <wps:spPr>
                        <a:xfrm>
                          <a:off x="51897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9900"/>
                        </a:fillRef>
                        <a:effectRef idx="0">
                          <a:scrgbClr r="0" g="0" b="0"/>
                        </a:effectRef>
                        <a:fontRef idx="none"/>
                      </wps:style>
                      <wps:bodyPr/>
                    </wps:wsp>
                    <wps:wsp>
                      <wps:cNvPr id="4654" name="Shape 4654"/>
                      <wps:cNvSpPr/>
                      <wps:spPr>
                        <a:xfrm>
                          <a:off x="5195824" y="0"/>
                          <a:ext cx="291084" cy="9144"/>
                        </a:xfrm>
                        <a:custGeom>
                          <a:avLst/>
                          <a:gdLst/>
                          <a:ahLst/>
                          <a:cxnLst/>
                          <a:rect l="0" t="0" r="0" b="0"/>
                          <a:pathLst>
                            <a:path w="291084" h="9144">
                              <a:moveTo>
                                <a:pt x="0" y="0"/>
                              </a:moveTo>
                              <a:lnTo>
                                <a:pt x="291084" y="0"/>
                              </a:lnTo>
                              <a:lnTo>
                                <a:pt x="291084" y="9144"/>
                              </a:lnTo>
                              <a:lnTo>
                                <a:pt x="0" y="9144"/>
                              </a:lnTo>
                              <a:lnTo>
                                <a:pt x="0" y="0"/>
                              </a:lnTo>
                            </a:path>
                          </a:pathLst>
                        </a:custGeom>
                        <a:ln w="0" cap="flat">
                          <a:miter lim="127000"/>
                        </a:ln>
                      </wps:spPr>
                      <wps:style>
                        <a:lnRef idx="0">
                          <a:srgbClr val="000000">
                            <a:alpha val="0"/>
                          </a:srgbClr>
                        </a:lnRef>
                        <a:fillRef idx="1">
                          <a:srgbClr val="009900"/>
                        </a:fillRef>
                        <a:effectRef idx="0">
                          <a:scrgbClr r="0" g="0" b="0"/>
                        </a:effectRef>
                        <a:fontRef idx="none"/>
                      </wps:style>
                      <wps:bodyPr/>
                    </wps:wsp>
                    <wps:wsp>
                      <wps:cNvPr id="4655" name="Shape 4655"/>
                      <wps:cNvSpPr/>
                      <wps:spPr>
                        <a:xfrm>
                          <a:off x="5189728" y="6096"/>
                          <a:ext cx="9144" cy="183642"/>
                        </a:xfrm>
                        <a:custGeom>
                          <a:avLst/>
                          <a:gdLst/>
                          <a:ahLst/>
                          <a:cxnLst/>
                          <a:rect l="0" t="0" r="0" b="0"/>
                          <a:pathLst>
                            <a:path w="9144" h="183642">
                              <a:moveTo>
                                <a:pt x="0" y="0"/>
                              </a:moveTo>
                              <a:lnTo>
                                <a:pt x="9144" y="0"/>
                              </a:lnTo>
                              <a:lnTo>
                                <a:pt x="9144" y="183642"/>
                              </a:lnTo>
                              <a:lnTo>
                                <a:pt x="0" y="183642"/>
                              </a:lnTo>
                              <a:lnTo>
                                <a:pt x="0" y="0"/>
                              </a:lnTo>
                            </a:path>
                          </a:pathLst>
                        </a:custGeom>
                        <a:ln w="0" cap="flat">
                          <a:miter lim="127000"/>
                        </a:ln>
                      </wps:spPr>
                      <wps:style>
                        <a:lnRef idx="0">
                          <a:srgbClr val="000000">
                            <a:alpha val="0"/>
                          </a:srgbClr>
                        </a:lnRef>
                        <a:fillRef idx="1">
                          <a:srgbClr val="009900"/>
                        </a:fillRef>
                        <a:effectRef idx="0">
                          <a:scrgbClr r="0" g="0" b="0"/>
                        </a:effectRef>
                        <a:fontRef idx="none"/>
                      </wps:style>
                      <wps:bodyPr/>
                    </wps:wsp>
                  </wpg:wgp>
                </a:graphicData>
              </a:graphic>
            </wp:anchor>
          </w:drawing>
        </mc:Choice>
        <mc:Fallback>
          <w:pict>
            <v:group w14:anchorId="5852C662" id="Group 4192" o:spid="_x0000_s1044" style="position:absolute;margin-left:90pt;margin-top:734.1pt;width:432.05pt;height:14.95pt;z-index:251665408;mso-position-horizontal-relative:page;mso-position-vertical-relative:page" coordsize="54869,189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">
              <v:rect id="Rectangle 4200" o:spid="_x0000_s1045" style="position:absolute;left:731;top:500;width:408;height:185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" filled="f" stroked="f">
                <v:textbox inset="0,0,0,0">
                  <w:txbxContent>
                    <w:p w14:paraId="20793FB3" w14:textId="77777777" w:rsidR="00C765F6" w:rsidRDefault="00C765F6">
                      <w:pPr>
                        <w:spacing w:after="160" w:line="259" w:lineRule="auto"/>
                        <w:ind w:left="0" w:firstLine="0"/>
                      </w:pPr>
                      <w:r>
                        <w:rPr>
                          <w:color w:val="595959"/>
                        </w:rPr>
                        <w:t xml:space="preserve"> </w:t>
                      </w:r>
                    </w:p>
                  </w:txbxContent>
                </v:textbox>
              </v:rect>
              <v:shape id="Shape 4651" o:spid="_x0000_s1046" style="position:absolute;left:541;top:68;width:50853;height:92;visibility:visible;mso-wrap-style:square;v-text-anchor:top" coordsize="508533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" path="m,l5085334,r,9144l,9144,,e" fillcolor="green" stroked="f" strokeweight="0">
                <v:stroke miterlimit="83231f" joinstyle="miter"/>
                <v:path arrowok="t" textboxrect="0,0,5085334,9144"/>
              </v:shape>
              <v:rect id="Rectangle 4198" o:spid="_x0000_s1047" style="position:absolute;left:52659;top:384;width:800;height:16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" filled="f" stroked="f">
                <v:textbox inset="0,0,0,0">
                  <w:txbxContent>
                    <w:p w14:paraId="5C7F4FBB" w14:textId="77777777" w:rsidR="00C765F6" w:rsidRDefault="00C765F6">
                      <w:pPr>
                        <w:spacing w:after="160" w:line="259" w:lineRule="auto"/>
                        <w:ind w:left="0" w:firstLine="0"/>
                      </w:pPr>
                      <w:r>
                        <w:fldChar w:fldCharType="begin"/>
                      </w:r>
                      <w:r>
                        <w:instrText xml:space="preserve"> PAGE   \* MERGEFORMAT </w:instrText>
                      </w:r>
                      <w:r>
                        <w:fldChar w:fldCharType="separate"/>
                      </w:r>
                      <w:r>
                        <w:rPr>
                          <w:rFonts w:ascii="Arial" w:eastAsia="Arial" w:hAnsi="Arial" w:cs="Arial"/>
                          <w:sz w:val="17"/>
                        </w:rPr>
                        <w:t>3</w:t>
                      </w:r>
                      <w:r>
                        <w:rPr>
                          <w:rFonts w:ascii="Arial" w:eastAsia="Arial" w:hAnsi="Arial" w:cs="Arial"/>
                          <w:sz w:val="17"/>
                        </w:rPr>
                        <w:fldChar w:fldCharType="end"/>
                      </w:r>
                    </w:p>
                  </w:txbxContent>
                </v:textbox>
              </v:rect>
              <v:rect id="Rectangle 4199" o:spid="_x0000_s1048" style="position:absolute;left:53261;top:384;width:400;height:16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" filled="f" stroked="f">
                <v:textbox inset="0,0,0,0">
                  <w:txbxContent>
                    <w:p w14:paraId="17C76EB8" w14:textId="77777777" w:rsidR="00C765F6" w:rsidRDefault="00C765F6">
                      <w:pPr>
                        <w:spacing w:after="160" w:line="259" w:lineRule="auto"/>
                        <w:ind w:left="0" w:firstLine="0"/>
                      </w:pPr>
                      <w:r>
                        <w:rPr>
                          <w:rFonts w:ascii="Arial" w:eastAsia="Arial" w:hAnsi="Arial" w:cs="Arial"/>
                          <w:sz w:val="17"/>
                        </w:rPr>
                        <w:t xml:space="preserve"> </w:t>
                      </w:r>
                    </w:p>
                  </w:txbxContent>
                </v:textbox>
              </v:rect>
              <v:shape id="Shape 4652" o:spid="_x0000_s1049" style="position:absolute;width:51897;height:91;visibility:visible;mso-wrap-style:square;v-text-anchor:top" coordsize="5189728,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" path="m,l5189728,r,9144l,9144,,e" fillcolor="#090" stroked="f" strokeweight="0">
                <v:stroke miterlimit="83231f" joinstyle="miter"/>
                <v:path arrowok="t" textboxrect="0,0,5189728,9144"/>
              </v:shape>
              <v:shape id="Shape 4653" o:spid="_x0000_s1050" style="position:absolute;left:51897;width:91;height:91;visibility:visible;mso-wrap-style:square;v-text-anchor:top" coordsize="914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" path="m,l9144,r,9144l,9144,,e" fillcolor="#090" stroked="f" strokeweight="0">
                <v:stroke miterlimit="83231f" joinstyle="miter"/>
                <v:path arrowok="t" textboxrect="0,0,9144,9144"/>
              </v:shape>
              <v:shape id="Shape 4654" o:spid="_x0000_s1051" style="position:absolute;left:51958;width:2911;height:91;visibility:visible;mso-wrap-style:square;v-text-anchor:top" coordsize="291084,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" path="m,l291084,r,9144l,9144,,e" fillcolor="#090" stroked="f" strokeweight="0">
                <v:stroke miterlimit="83231f" joinstyle="miter"/>
                <v:path arrowok="t" textboxrect="0,0,291084,9144"/>
              </v:shape>
              <v:shape id="Shape 4655" o:spid="_x0000_s1052" style="position:absolute;left:51897;top:60;width:91;height:1837;visibility:visible;mso-wrap-style:square;v-text-anchor:top" coordsize="9144,1836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" path="m,l9144,r,183642l,183642,,e" fillcolor="#090" stroked="f" strokeweight="0">
                <v:stroke miterlimit="83231f" joinstyle="miter"/>
                <v:path arrowok="t" textboxrect="0,0,9144,183642"/>
              </v:shape>
              <w10:wrap type="square" anchorx="page" anchory="page"/>
            </v:group>
          </w:pict>
        </mc:Fallback>
      </mc:AlternateContent>
    </w:r>
    <w:r>
      <w:rPr>
        <w:sz w:val="1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7D8299" w14:textId="77777777" w:rsidR="009D339D" w:rsidRDefault="009D339D">
      <w:pPr>
        <w:spacing w:after="0" w:line="240" w:lineRule="auto"/>
      </w:pPr>
      <w:r>
        <w:separator/>
      </w:r>
    </w:p>
  </w:footnote>
  <w:footnote w:type="continuationSeparator" w:id="0">
    <w:p w14:paraId="6A314928" w14:textId="77777777" w:rsidR="009D339D" w:rsidRDefault="009D33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FB9148" w14:textId="77777777" w:rsidR="00C765F6" w:rsidRDefault="00C765F6">
    <w:pPr>
      <w:spacing w:after="0" w:line="259" w:lineRule="auto"/>
      <w:ind w:left="0" w:firstLine="0"/>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3BC9AC11" wp14:editId="42DAE756">
              <wp:simplePos x="0" y="0"/>
              <wp:positionH relativeFrom="page">
                <wp:posOffset>1123950</wp:posOffset>
              </wp:positionH>
              <wp:positionV relativeFrom="page">
                <wp:posOffset>624840</wp:posOffset>
              </wp:positionV>
              <wp:extent cx="5525009" cy="6096"/>
              <wp:effectExtent l="0" t="0" r="0" b="0"/>
              <wp:wrapSquare wrapText="bothSides"/>
              <wp:docPr id="4230" name="Group 4230"/>
              <wp:cNvGraphicFramePr/>
              <a:graphic xmlns:a="http://schemas.openxmlformats.org/drawingml/2006/main">
                <a:graphicData uri="http://schemas.microsoft.com/office/word/2010/wordprocessingGroup">
                  <wpg:wgp>
                    <wpg:cNvGrpSpPr/>
                    <wpg:grpSpPr>
                      <a:xfrm>
                        <a:off x="0" y="0"/>
                        <a:ext cx="5525009" cy="6096"/>
                        <a:chOff x="0" y="0"/>
                        <a:chExt cx="5525009" cy="6096"/>
                      </a:xfrm>
                    </wpg:grpSpPr>
                    <wps:wsp>
                      <wps:cNvPr id="4639" name="Shape 4639"/>
                      <wps:cNvSpPr/>
                      <wps:spPr>
                        <a:xfrm>
                          <a:off x="0" y="0"/>
                          <a:ext cx="5525009" cy="9144"/>
                        </a:xfrm>
                        <a:custGeom>
                          <a:avLst/>
                          <a:gdLst/>
                          <a:ahLst/>
                          <a:cxnLst/>
                          <a:rect l="0" t="0" r="0" b="0"/>
                          <a:pathLst>
                            <a:path w="5525009" h="9144">
                              <a:moveTo>
                                <a:pt x="0" y="0"/>
                              </a:moveTo>
                              <a:lnTo>
                                <a:pt x="5525009" y="0"/>
                              </a:lnTo>
                              <a:lnTo>
                                <a:pt x="5525009" y="9144"/>
                              </a:lnTo>
                              <a:lnTo>
                                <a:pt x="0" y="9144"/>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anchor>
          </w:drawing>
        </mc:Choice>
        <mc:Fallback xmlns:a="http://schemas.openxmlformats.org/drawingml/2006/main">
          <w:pict>
            <v:group id="Group 4230" style="width:435.04pt;height:0.47998pt;position:absolute;mso-position-horizontal-relative:page;mso-position-horizontal:absolute;margin-left:88.5pt;mso-position-vertical-relative:page;margin-top:49.2pt;" coordsize="55250,60">
              <v:shape id="Shape 4640" style="position:absolute;width:55250;height:91;left:0;top:0;" coordsize="5525009,9144" path="m0,0l5525009,0l5525009,9144l0,9144l0,0">
                <v:stroke weight="0pt" endcap="flat" joinstyle="miter" miterlimit="10" on="false" color="#000000" opacity="0"/>
                <v:fill on="true" color="#4f81bd"/>
              </v:shape>
              <w10:wrap type="square"/>
            </v:group>
          </w:pict>
        </mc:Fallback>
      </mc:AlternateContent>
    </w:r>
    <w:r>
      <w:rPr>
        <w:rFonts w:ascii="Calibri" w:eastAsia="Calibri" w:hAnsi="Calibri" w:cs="Calibri"/>
        <w:color w:val="365F91"/>
        <w:sz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B2B0B" w14:textId="77777777" w:rsidR="00C765F6" w:rsidRDefault="00C765F6">
    <w:pPr>
      <w:spacing w:after="0" w:line="259" w:lineRule="auto"/>
      <w:ind w:left="0" w:firstLine="0"/>
    </w:pPr>
    <w:r>
      <w:rPr>
        <w:rFonts w:ascii="Calibri" w:eastAsia="Calibri" w:hAnsi="Calibri" w:cs="Calibri"/>
        <w:noProof/>
      </w:rPr>
      <mc:AlternateContent>
        <mc:Choice Requires="wpg">
          <w:drawing>
            <wp:anchor distT="0" distB="0" distL="114300" distR="114300" simplePos="0" relativeHeight="251661312" behindDoc="0" locked="0" layoutInCell="1" allowOverlap="1" wp14:anchorId="62E99BF1" wp14:editId="37105441">
              <wp:simplePos x="0" y="0"/>
              <wp:positionH relativeFrom="page">
                <wp:posOffset>1123950</wp:posOffset>
              </wp:positionH>
              <wp:positionV relativeFrom="page">
                <wp:posOffset>624840</wp:posOffset>
              </wp:positionV>
              <wp:extent cx="5525009" cy="6096"/>
              <wp:effectExtent l="0" t="0" r="0" b="0"/>
              <wp:wrapSquare wrapText="bothSides"/>
              <wp:docPr id="4207" name="Group 4207"/>
              <wp:cNvGraphicFramePr/>
              <a:graphic xmlns:a="http://schemas.openxmlformats.org/drawingml/2006/main">
                <a:graphicData uri="http://schemas.microsoft.com/office/word/2010/wordprocessingGroup">
                  <wpg:wgp>
                    <wpg:cNvGrpSpPr/>
                    <wpg:grpSpPr>
                      <a:xfrm>
                        <a:off x="0" y="0"/>
                        <a:ext cx="5525009" cy="6096"/>
                        <a:chOff x="0" y="0"/>
                        <a:chExt cx="5525009" cy="6096"/>
                      </a:xfrm>
                    </wpg:grpSpPr>
                    <wps:wsp>
                      <wps:cNvPr id="4637" name="Shape 4637"/>
                      <wps:cNvSpPr/>
                      <wps:spPr>
                        <a:xfrm>
                          <a:off x="0" y="0"/>
                          <a:ext cx="5525009" cy="9144"/>
                        </a:xfrm>
                        <a:custGeom>
                          <a:avLst/>
                          <a:gdLst/>
                          <a:ahLst/>
                          <a:cxnLst/>
                          <a:rect l="0" t="0" r="0" b="0"/>
                          <a:pathLst>
                            <a:path w="5525009" h="9144">
                              <a:moveTo>
                                <a:pt x="0" y="0"/>
                              </a:moveTo>
                              <a:lnTo>
                                <a:pt x="5525009" y="0"/>
                              </a:lnTo>
                              <a:lnTo>
                                <a:pt x="5525009" y="9144"/>
                              </a:lnTo>
                              <a:lnTo>
                                <a:pt x="0" y="9144"/>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anchor>
          </w:drawing>
        </mc:Choice>
        <mc:Fallback xmlns:a="http://schemas.openxmlformats.org/drawingml/2006/main">
          <w:pict>
            <v:group id="Group 4207" style="width:435.04pt;height:0.47998pt;position:absolute;mso-position-horizontal-relative:page;mso-position-horizontal:absolute;margin-left:88.5pt;mso-position-vertical-relative:page;margin-top:49.2pt;" coordsize="55250,60">
              <v:shape id="Shape 4638" style="position:absolute;width:55250;height:91;left:0;top:0;" coordsize="5525009,9144" path="m0,0l5525009,0l5525009,9144l0,9144l0,0">
                <v:stroke weight="0pt" endcap="flat" joinstyle="miter" miterlimit="10" on="false" color="#000000" opacity="0"/>
                <v:fill on="true" color="#4f81bd"/>
              </v:shape>
              <w10:wrap type="square"/>
            </v:group>
          </w:pict>
        </mc:Fallback>
      </mc:AlternateContent>
    </w:r>
    <w:r>
      <w:rPr>
        <w:rFonts w:ascii="Calibri" w:eastAsia="Calibri" w:hAnsi="Calibri" w:cs="Calibri"/>
        <w:color w:val="365F91"/>
        <w:sz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80E1E1" w14:textId="77777777" w:rsidR="00C765F6" w:rsidRDefault="00C765F6">
    <w:pPr>
      <w:spacing w:after="0" w:line="259" w:lineRule="auto"/>
      <w:ind w:left="0" w:firstLine="0"/>
    </w:pPr>
    <w:r>
      <w:rPr>
        <w:rFonts w:ascii="Calibri" w:eastAsia="Calibri" w:hAnsi="Calibri" w:cs="Calibri"/>
        <w:noProof/>
      </w:rPr>
      <mc:AlternateContent>
        <mc:Choice Requires="wpg">
          <w:drawing>
            <wp:anchor distT="0" distB="0" distL="114300" distR="114300" simplePos="0" relativeHeight="251662336" behindDoc="0" locked="0" layoutInCell="1" allowOverlap="1" wp14:anchorId="58FCE946" wp14:editId="798E0495">
              <wp:simplePos x="0" y="0"/>
              <wp:positionH relativeFrom="page">
                <wp:posOffset>1123950</wp:posOffset>
              </wp:positionH>
              <wp:positionV relativeFrom="page">
                <wp:posOffset>624840</wp:posOffset>
              </wp:positionV>
              <wp:extent cx="5525009" cy="6096"/>
              <wp:effectExtent l="0" t="0" r="0" b="0"/>
              <wp:wrapSquare wrapText="bothSides"/>
              <wp:docPr id="4184" name="Group 4184"/>
              <wp:cNvGraphicFramePr/>
              <a:graphic xmlns:a="http://schemas.openxmlformats.org/drawingml/2006/main">
                <a:graphicData uri="http://schemas.microsoft.com/office/word/2010/wordprocessingGroup">
                  <wpg:wgp>
                    <wpg:cNvGrpSpPr/>
                    <wpg:grpSpPr>
                      <a:xfrm>
                        <a:off x="0" y="0"/>
                        <a:ext cx="5525009" cy="6096"/>
                        <a:chOff x="0" y="0"/>
                        <a:chExt cx="5525009" cy="6096"/>
                      </a:xfrm>
                    </wpg:grpSpPr>
                    <wps:wsp>
                      <wps:cNvPr id="4635" name="Shape 4635"/>
                      <wps:cNvSpPr/>
                      <wps:spPr>
                        <a:xfrm>
                          <a:off x="0" y="0"/>
                          <a:ext cx="5525009" cy="9144"/>
                        </a:xfrm>
                        <a:custGeom>
                          <a:avLst/>
                          <a:gdLst/>
                          <a:ahLst/>
                          <a:cxnLst/>
                          <a:rect l="0" t="0" r="0" b="0"/>
                          <a:pathLst>
                            <a:path w="5525009" h="9144">
                              <a:moveTo>
                                <a:pt x="0" y="0"/>
                              </a:moveTo>
                              <a:lnTo>
                                <a:pt x="5525009" y="0"/>
                              </a:lnTo>
                              <a:lnTo>
                                <a:pt x="5525009" y="9144"/>
                              </a:lnTo>
                              <a:lnTo>
                                <a:pt x="0" y="9144"/>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anchor>
          </w:drawing>
        </mc:Choice>
        <mc:Fallback xmlns:a="http://schemas.openxmlformats.org/drawingml/2006/main">
          <w:pict>
            <v:group id="Group 4184" style="width:435.04pt;height:0.47998pt;position:absolute;mso-position-horizontal-relative:page;mso-position-horizontal:absolute;margin-left:88.5pt;mso-position-vertical-relative:page;margin-top:49.2pt;" coordsize="55250,60">
              <v:shape id="Shape 4636" style="position:absolute;width:55250;height:91;left:0;top:0;" coordsize="5525009,9144" path="m0,0l5525009,0l5525009,9144l0,9144l0,0">
                <v:stroke weight="0pt" endcap="flat" joinstyle="miter" miterlimit="10" on="false" color="#000000" opacity="0"/>
                <v:fill on="true" color="#4f81bd"/>
              </v:shape>
              <w10:wrap type="square"/>
            </v:group>
          </w:pict>
        </mc:Fallback>
      </mc:AlternateContent>
    </w:r>
    <w:r>
      <w:rPr>
        <w:rFonts w:ascii="Calibri" w:eastAsia="Calibri" w:hAnsi="Calibri" w:cs="Calibri"/>
        <w:color w:val="365F91"/>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A2D34"/>
    <w:multiLevelType w:val="hybridMultilevel"/>
    <w:tmpl w:val="DB0E4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BA5DEC"/>
    <w:multiLevelType w:val="multilevel"/>
    <w:tmpl w:val="CC74F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93879"/>
    <w:multiLevelType w:val="multilevel"/>
    <w:tmpl w:val="8132F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ED29E3"/>
    <w:multiLevelType w:val="hybridMultilevel"/>
    <w:tmpl w:val="FCD87750"/>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422" w:hanging="360"/>
      </w:pPr>
      <w:rPr>
        <w:rFonts w:ascii="Courier New" w:hAnsi="Courier New" w:cs="Courier New" w:hint="default"/>
      </w:rPr>
    </w:lvl>
    <w:lvl w:ilvl="2" w:tplc="04090005" w:tentative="1">
      <w:start w:val="1"/>
      <w:numFmt w:val="bullet"/>
      <w:lvlText w:val=""/>
      <w:lvlJc w:val="left"/>
      <w:pPr>
        <w:ind w:left="2142" w:hanging="360"/>
      </w:pPr>
      <w:rPr>
        <w:rFonts w:ascii="Wingdings" w:hAnsi="Wingdings" w:hint="default"/>
      </w:rPr>
    </w:lvl>
    <w:lvl w:ilvl="3" w:tplc="04090001" w:tentative="1">
      <w:start w:val="1"/>
      <w:numFmt w:val="bullet"/>
      <w:lvlText w:val=""/>
      <w:lvlJc w:val="left"/>
      <w:pPr>
        <w:ind w:left="2862" w:hanging="360"/>
      </w:pPr>
      <w:rPr>
        <w:rFonts w:ascii="Symbol" w:hAnsi="Symbol" w:hint="default"/>
      </w:rPr>
    </w:lvl>
    <w:lvl w:ilvl="4" w:tplc="04090003" w:tentative="1">
      <w:start w:val="1"/>
      <w:numFmt w:val="bullet"/>
      <w:lvlText w:val="o"/>
      <w:lvlJc w:val="left"/>
      <w:pPr>
        <w:ind w:left="3582" w:hanging="360"/>
      </w:pPr>
      <w:rPr>
        <w:rFonts w:ascii="Courier New" w:hAnsi="Courier New" w:cs="Courier New" w:hint="default"/>
      </w:rPr>
    </w:lvl>
    <w:lvl w:ilvl="5" w:tplc="04090005" w:tentative="1">
      <w:start w:val="1"/>
      <w:numFmt w:val="bullet"/>
      <w:lvlText w:val=""/>
      <w:lvlJc w:val="left"/>
      <w:pPr>
        <w:ind w:left="4302" w:hanging="360"/>
      </w:pPr>
      <w:rPr>
        <w:rFonts w:ascii="Wingdings" w:hAnsi="Wingdings" w:hint="default"/>
      </w:rPr>
    </w:lvl>
    <w:lvl w:ilvl="6" w:tplc="04090001" w:tentative="1">
      <w:start w:val="1"/>
      <w:numFmt w:val="bullet"/>
      <w:lvlText w:val=""/>
      <w:lvlJc w:val="left"/>
      <w:pPr>
        <w:ind w:left="5022" w:hanging="360"/>
      </w:pPr>
      <w:rPr>
        <w:rFonts w:ascii="Symbol" w:hAnsi="Symbol" w:hint="default"/>
      </w:rPr>
    </w:lvl>
    <w:lvl w:ilvl="7" w:tplc="04090003" w:tentative="1">
      <w:start w:val="1"/>
      <w:numFmt w:val="bullet"/>
      <w:lvlText w:val="o"/>
      <w:lvlJc w:val="left"/>
      <w:pPr>
        <w:ind w:left="5742" w:hanging="360"/>
      </w:pPr>
      <w:rPr>
        <w:rFonts w:ascii="Courier New" w:hAnsi="Courier New" w:cs="Courier New" w:hint="default"/>
      </w:rPr>
    </w:lvl>
    <w:lvl w:ilvl="8" w:tplc="04090005" w:tentative="1">
      <w:start w:val="1"/>
      <w:numFmt w:val="bullet"/>
      <w:lvlText w:val=""/>
      <w:lvlJc w:val="left"/>
      <w:pPr>
        <w:ind w:left="6462" w:hanging="360"/>
      </w:pPr>
      <w:rPr>
        <w:rFonts w:ascii="Wingdings" w:hAnsi="Wingdings" w:hint="default"/>
      </w:rPr>
    </w:lvl>
  </w:abstractNum>
  <w:abstractNum w:abstractNumId="4" w15:restartNumberingAfterBreak="0">
    <w:nsid w:val="110823CD"/>
    <w:multiLevelType w:val="hybridMultilevel"/>
    <w:tmpl w:val="3A88E400"/>
    <w:lvl w:ilvl="0" w:tplc="84925E10">
      <w:start w:val="1"/>
      <w:numFmt w:val="decimal"/>
      <w:lvlText w:val="%1."/>
      <w:lvlJc w:val="left"/>
      <w:pPr>
        <w:ind w:left="67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E21E4F6C">
      <w:start w:val="1"/>
      <w:numFmt w:val="lowerLetter"/>
      <w:lvlText w:val="%2"/>
      <w:lvlJc w:val="left"/>
      <w:pPr>
        <w:ind w:left="1443"/>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7BC6C7E4">
      <w:start w:val="1"/>
      <w:numFmt w:val="lowerRoman"/>
      <w:lvlText w:val="%3"/>
      <w:lvlJc w:val="left"/>
      <w:pPr>
        <w:ind w:left="2163"/>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2B4E9380">
      <w:start w:val="1"/>
      <w:numFmt w:val="decimal"/>
      <w:lvlText w:val="%4"/>
      <w:lvlJc w:val="left"/>
      <w:pPr>
        <w:ind w:left="2883"/>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25441F16">
      <w:start w:val="1"/>
      <w:numFmt w:val="lowerLetter"/>
      <w:lvlText w:val="%5"/>
      <w:lvlJc w:val="left"/>
      <w:pPr>
        <w:ind w:left="3603"/>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12A82792">
      <w:start w:val="1"/>
      <w:numFmt w:val="lowerRoman"/>
      <w:lvlText w:val="%6"/>
      <w:lvlJc w:val="left"/>
      <w:pPr>
        <w:ind w:left="4323"/>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7174DD20">
      <w:start w:val="1"/>
      <w:numFmt w:val="decimal"/>
      <w:lvlText w:val="%7"/>
      <w:lvlJc w:val="left"/>
      <w:pPr>
        <w:ind w:left="5043"/>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BC1C1F1E">
      <w:start w:val="1"/>
      <w:numFmt w:val="lowerLetter"/>
      <w:lvlText w:val="%8"/>
      <w:lvlJc w:val="left"/>
      <w:pPr>
        <w:ind w:left="5763"/>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120EF154">
      <w:start w:val="1"/>
      <w:numFmt w:val="lowerRoman"/>
      <w:lvlText w:val="%9"/>
      <w:lvlJc w:val="left"/>
      <w:pPr>
        <w:ind w:left="6483"/>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14A7F35"/>
    <w:multiLevelType w:val="hybridMultilevel"/>
    <w:tmpl w:val="BD1C8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6519BC"/>
    <w:multiLevelType w:val="hybridMultilevel"/>
    <w:tmpl w:val="F2A0944A"/>
    <w:lvl w:ilvl="0" w:tplc="60D2C5FC">
      <w:start w:val="1"/>
      <w:numFmt w:val="decimal"/>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7" w15:restartNumberingAfterBreak="0">
    <w:nsid w:val="4C505E2D"/>
    <w:multiLevelType w:val="hybridMultilevel"/>
    <w:tmpl w:val="AD6C8A8C"/>
    <w:lvl w:ilvl="0" w:tplc="166A472A">
      <w:start w:val="3"/>
      <w:numFmt w:val="bullet"/>
      <w:lvlText w:val="-"/>
      <w:lvlJc w:val="left"/>
      <w:pPr>
        <w:ind w:left="738" w:hanging="360"/>
      </w:pPr>
      <w:rPr>
        <w:rFonts w:ascii="Cambria" w:eastAsia="Cambria" w:hAnsi="Cambria" w:cs="Cambria" w:hint="default"/>
      </w:rPr>
    </w:lvl>
    <w:lvl w:ilvl="1" w:tplc="04090003" w:tentative="1">
      <w:start w:val="1"/>
      <w:numFmt w:val="bullet"/>
      <w:lvlText w:val="o"/>
      <w:lvlJc w:val="left"/>
      <w:pPr>
        <w:ind w:left="1458" w:hanging="360"/>
      </w:pPr>
      <w:rPr>
        <w:rFonts w:ascii="Courier New" w:hAnsi="Courier New" w:cs="Courier New" w:hint="default"/>
      </w:rPr>
    </w:lvl>
    <w:lvl w:ilvl="2" w:tplc="04090005" w:tentative="1">
      <w:start w:val="1"/>
      <w:numFmt w:val="bullet"/>
      <w:lvlText w:val=""/>
      <w:lvlJc w:val="left"/>
      <w:pPr>
        <w:ind w:left="2178" w:hanging="360"/>
      </w:pPr>
      <w:rPr>
        <w:rFonts w:ascii="Wingdings" w:hAnsi="Wingdings" w:hint="default"/>
      </w:rPr>
    </w:lvl>
    <w:lvl w:ilvl="3" w:tplc="04090001" w:tentative="1">
      <w:start w:val="1"/>
      <w:numFmt w:val="bullet"/>
      <w:lvlText w:val=""/>
      <w:lvlJc w:val="left"/>
      <w:pPr>
        <w:ind w:left="2898" w:hanging="360"/>
      </w:pPr>
      <w:rPr>
        <w:rFonts w:ascii="Symbol" w:hAnsi="Symbol" w:hint="default"/>
      </w:rPr>
    </w:lvl>
    <w:lvl w:ilvl="4" w:tplc="04090003" w:tentative="1">
      <w:start w:val="1"/>
      <w:numFmt w:val="bullet"/>
      <w:lvlText w:val="o"/>
      <w:lvlJc w:val="left"/>
      <w:pPr>
        <w:ind w:left="3618" w:hanging="360"/>
      </w:pPr>
      <w:rPr>
        <w:rFonts w:ascii="Courier New" w:hAnsi="Courier New" w:cs="Courier New" w:hint="default"/>
      </w:rPr>
    </w:lvl>
    <w:lvl w:ilvl="5" w:tplc="04090005" w:tentative="1">
      <w:start w:val="1"/>
      <w:numFmt w:val="bullet"/>
      <w:lvlText w:val=""/>
      <w:lvlJc w:val="left"/>
      <w:pPr>
        <w:ind w:left="4338" w:hanging="360"/>
      </w:pPr>
      <w:rPr>
        <w:rFonts w:ascii="Wingdings" w:hAnsi="Wingdings" w:hint="default"/>
      </w:rPr>
    </w:lvl>
    <w:lvl w:ilvl="6" w:tplc="04090001" w:tentative="1">
      <w:start w:val="1"/>
      <w:numFmt w:val="bullet"/>
      <w:lvlText w:val=""/>
      <w:lvlJc w:val="left"/>
      <w:pPr>
        <w:ind w:left="5058" w:hanging="360"/>
      </w:pPr>
      <w:rPr>
        <w:rFonts w:ascii="Symbol" w:hAnsi="Symbol" w:hint="default"/>
      </w:rPr>
    </w:lvl>
    <w:lvl w:ilvl="7" w:tplc="04090003" w:tentative="1">
      <w:start w:val="1"/>
      <w:numFmt w:val="bullet"/>
      <w:lvlText w:val="o"/>
      <w:lvlJc w:val="left"/>
      <w:pPr>
        <w:ind w:left="5778" w:hanging="360"/>
      </w:pPr>
      <w:rPr>
        <w:rFonts w:ascii="Courier New" w:hAnsi="Courier New" w:cs="Courier New" w:hint="default"/>
      </w:rPr>
    </w:lvl>
    <w:lvl w:ilvl="8" w:tplc="04090005" w:tentative="1">
      <w:start w:val="1"/>
      <w:numFmt w:val="bullet"/>
      <w:lvlText w:val=""/>
      <w:lvlJc w:val="left"/>
      <w:pPr>
        <w:ind w:left="6498" w:hanging="360"/>
      </w:pPr>
      <w:rPr>
        <w:rFonts w:ascii="Wingdings" w:hAnsi="Wingdings" w:hint="default"/>
      </w:rPr>
    </w:lvl>
  </w:abstractNum>
  <w:abstractNum w:abstractNumId="8" w15:restartNumberingAfterBreak="0">
    <w:nsid w:val="5ABF195A"/>
    <w:multiLevelType w:val="hybridMultilevel"/>
    <w:tmpl w:val="7834E02A"/>
    <w:lvl w:ilvl="0" w:tplc="413048CC">
      <w:start w:val="1"/>
      <w:numFmt w:val="decimal"/>
      <w:lvlText w:val="%1."/>
      <w:lvlJc w:val="left"/>
      <w:pPr>
        <w:ind w:left="99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34C6168A">
      <w:start w:val="1"/>
      <w:numFmt w:val="lowerLetter"/>
      <w:lvlText w:val="%2"/>
      <w:lvlJc w:val="left"/>
      <w:pPr>
        <w:ind w:left="135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E946E45A">
      <w:start w:val="1"/>
      <w:numFmt w:val="lowerRoman"/>
      <w:lvlText w:val="%3"/>
      <w:lvlJc w:val="left"/>
      <w:pPr>
        <w:ind w:left="207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0ACCB758">
      <w:start w:val="1"/>
      <w:numFmt w:val="decimal"/>
      <w:lvlText w:val="%4"/>
      <w:lvlJc w:val="left"/>
      <w:pPr>
        <w:ind w:left="279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5128E20A">
      <w:start w:val="1"/>
      <w:numFmt w:val="lowerLetter"/>
      <w:lvlText w:val="%5"/>
      <w:lvlJc w:val="left"/>
      <w:pPr>
        <w:ind w:left="351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3DC2873E">
      <w:start w:val="1"/>
      <w:numFmt w:val="lowerRoman"/>
      <w:lvlText w:val="%6"/>
      <w:lvlJc w:val="left"/>
      <w:pPr>
        <w:ind w:left="423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C9A41DE8">
      <w:start w:val="1"/>
      <w:numFmt w:val="decimal"/>
      <w:lvlText w:val="%7"/>
      <w:lvlJc w:val="left"/>
      <w:pPr>
        <w:ind w:left="495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AA1A378E">
      <w:start w:val="1"/>
      <w:numFmt w:val="lowerLetter"/>
      <w:lvlText w:val="%8"/>
      <w:lvlJc w:val="left"/>
      <w:pPr>
        <w:ind w:left="567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C00C2762">
      <w:start w:val="1"/>
      <w:numFmt w:val="lowerRoman"/>
      <w:lvlText w:val="%9"/>
      <w:lvlJc w:val="left"/>
      <w:pPr>
        <w:ind w:left="639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64E27B08"/>
    <w:multiLevelType w:val="hybridMultilevel"/>
    <w:tmpl w:val="D06447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521748F"/>
    <w:multiLevelType w:val="hybridMultilevel"/>
    <w:tmpl w:val="BE02C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65B03A9"/>
    <w:multiLevelType w:val="multilevel"/>
    <w:tmpl w:val="1486B66A"/>
    <w:lvl w:ilvl="0">
      <w:start w:val="1"/>
      <w:numFmt w:val="decimal"/>
      <w:pStyle w:val="Heading1"/>
      <w:lvlText w:val="%1"/>
      <w:lvlJc w:val="left"/>
      <w:pPr>
        <w:ind w:left="0"/>
      </w:pPr>
      <w:rPr>
        <w:rFonts w:ascii="Calibri" w:eastAsia="Calibri" w:hAnsi="Calibri" w:cs="Calibri"/>
        <w:b/>
        <w:bCs/>
        <w:i w:val="0"/>
        <w:strike w:val="0"/>
        <w:dstrike w:val="0"/>
        <w:color w:val="009900"/>
        <w:sz w:val="32"/>
        <w:szCs w:val="32"/>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4F81BD"/>
        <w:sz w:val="26"/>
        <w:szCs w:val="26"/>
        <w:u w:val="none" w:color="000000"/>
        <w:bdr w:val="none" w:sz="0" w:space="0" w:color="auto"/>
        <w:shd w:val="clear" w:color="auto" w:fill="auto"/>
        <w:vertAlign w:val="baseline"/>
      </w:rPr>
    </w:lvl>
  </w:abstractNum>
  <w:abstractNum w:abstractNumId="12" w15:restartNumberingAfterBreak="0">
    <w:nsid w:val="67CC4A59"/>
    <w:multiLevelType w:val="hybridMultilevel"/>
    <w:tmpl w:val="FE861158"/>
    <w:lvl w:ilvl="0" w:tplc="413048CC">
      <w:start w:val="1"/>
      <w:numFmt w:val="decimal"/>
      <w:lvlText w:val="%1."/>
      <w:lvlJc w:val="left"/>
      <w:pPr>
        <w:ind w:left="10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04090019">
      <w:start w:val="1"/>
      <w:numFmt w:val="lowerLetter"/>
      <w:lvlText w:val="%2."/>
      <w:lvlJc w:val="left"/>
      <w:pPr>
        <w:ind w:left="1450" w:hanging="360"/>
      </w:pPr>
    </w:lvl>
    <w:lvl w:ilvl="2" w:tplc="0409001B" w:tentative="1">
      <w:start w:val="1"/>
      <w:numFmt w:val="lowerRoman"/>
      <w:lvlText w:val="%3."/>
      <w:lvlJc w:val="right"/>
      <w:pPr>
        <w:ind w:left="2170" w:hanging="180"/>
      </w:pPr>
    </w:lvl>
    <w:lvl w:ilvl="3" w:tplc="0409000F" w:tentative="1">
      <w:start w:val="1"/>
      <w:numFmt w:val="decimal"/>
      <w:lvlText w:val="%4."/>
      <w:lvlJc w:val="left"/>
      <w:pPr>
        <w:ind w:left="2890" w:hanging="360"/>
      </w:pPr>
    </w:lvl>
    <w:lvl w:ilvl="4" w:tplc="04090019" w:tentative="1">
      <w:start w:val="1"/>
      <w:numFmt w:val="lowerLetter"/>
      <w:lvlText w:val="%5."/>
      <w:lvlJc w:val="left"/>
      <w:pPr>
        <w:ind w:left="3610" w:hanging="360"/>
      </w:pPr>
    </w:lvl>
    <w:lvl w:ilvl="5" w:tplc="0409001B" w:tentative="1">
      <w:start w:val="1"/>
      <w:numFmt w:val="lowerRoman"/>
      <w:lvlText w:val="%6."/>
      <w:lvlJc w:val="right"/>
      <w:pPr>
        <w:ind w:left="4330" w:hanging="180"/>
      </w:pPr>
    </w:lvl>
    <w:lvl w:ilvl="6" w:tplc="0409000F" w:tentative="1">
      <w:start w:val="1"/>
      <w:numFmt w:val="decimal"/>
      <w:lvlText w:val="%7."/>
      <w:lvlJc w:val="left"/>
      <w:pPr>
        <w:ind w:left="5050" w:hanging="360"/>
      </w:pPr>
    </w:lvl>
    <w:lvl w:ilvl="7" w:tplc="04090019" w:tentative="1">
      <w:start w:val="1"/>
      <w:numFmt w:val="lowerLetter"/>
      <w:lvlText w:val="%8."/>
      <w:lvlJc w:val="left"/>
      <w:pPr>
        <w:ind w:left="5770" w:hanging="360"/>
      </w:pPr>
    </w:lvl>
    <w:lvl w:ilvl="8" w:tplc="0409001B" w:tentative="1">
      <w:start w:val="1"/>
      <w:numFmt w:val="lowerRoman"/>
      <w:lvlText w:val="%9."/>
      <w:lvlJc w:val="right"/>
      <w:pPr>
        <w:ind w:left="6490" w:hanging="180"/>
      </w:pPr>
    </w:lvl>
  </w:abstractNum>
  <w:abstractNum w:abstractNumId="13" w15:restartNumberingAfterBreak="0">
    <w:nsid w:val="6E772BFF"/>
    <w:multiLevelType w:val="hybridMultilevel"/>
    <w:tmpl w:val="AA368170"/>
    <w:lvl w:ilvl="0" w:tplc="06D21C3C">
      <w:start w:val="3"/>
      <w:numFmt w:val="bullet"/>
      <w:lvlText w:val="-"/>
      <w:lvlJc w:val="left"/>
      <w:pPr>
        <w:ind w:left="1098" w:hanging="360"/>
      </w:pPr>
      <w:rPr>
        <w:rFonts w:ascii="Cambria" w:eastAsia="Cambria" w:hAnsi="Cambria" w:cs="Cambria" w:hint="default"/>
      </w:rPr>
    </w:lvl>
    <w:lvl w:ilvl="1" w:tplc="04090003" w:tentative="1">
      <w:start w:val="1"/>
      <w:numFmt w:val="bullet"/>
      <w:lvlText w:val="o"/>
      <w:lvlJc w:val="left"/>
      <w:pPr>
        <w:ind w:left="1818" w:hanging="360"/>
      </w:pPr>
      <w:rPr>
        <w:rFonts w:ascii="Courier New" w:hAnsi="Courier New" w:cs="Courier New" w:hint="default"/>
      </w:rPr>
    </w:lvl>
    <w:lvl w:ilvl="2" w:tplc="04090005" w:tentative="1">
      <w:start w:val="1"/>
      <w:numFmt w:val="bullet"/>
      <w:lvlText w:val=""/>
      <w:lvlJc w:val="left"/>
      <w:pPr>
        <w:ind w:left="2538" w:hanging="360"/>
      </w:pPr>
      <w:rPr>
        <w:rFonts w:ascii="Wingdings" w:hAnsi="Wingdings" w:hint="default"/>
      </w:rPr>
    </w:lvl>
    <w:lvl w:ilvl="3" w:tplc="04090001" w:tentative="1">
      <w:start w:val="1"/>
      <w:numFmt w:val="bullet"/>
      <w:lvlText w:val=""/>
      <w:lvlJc w:val="left"/>
      <w:pPr>
        <w:ind w:left="3258" w:hanging="360"/>
      </w:pPr>
      <w:rPr>
        <w:rFonts w:ascii="Symbol" w:hAnsi="Symbol" w:hint="default"/>
      </w:rPr>
    </w:lvl>
    <w:lvl w:ilvl="4" w:tplc="04090003" w:tentative="1">
      <w:start w:val="1"/>
      <w:numFmt w:val="bullet"/>
      <w:lvlText w:val="o"/>
      <w:lvlJc w:val="left"/>
      <w:pPr>
        <w:ind w:left="3978" w:hanging="360"/>
      </w:pPr>
      <w:rPr>
        <w:rFonts w:ascii="Courier New" w:hAnsi="Courier New" w:cs="Courier New" w:hint="default"/>
      </w:rPr>
    </w:lvl>
    <w:lvl w:ilvl="5" w:tplc="04090005" w:tentative="1">
      <w:start w:val="1"/>
      <w:numFmt w:val="bullet"/>
      <w:lvlText w:val=""/>
      <w:lvlJc w:val="left"/>
      <w:pPr>
        <w:ind w:left="4698" w:hanging="360"/>
      </w:pPr>
      <w:rPr>
        <w:rFonts w:ascii="Wingdings" w:hAnsi="Wingdings" w:hint="default"/>
      </w:rPr>
    </w:lvl>
    <w:lvl w:ilvl="6" w:tplc="04090001" w:tentative="1">
      <w:start w:val="1"/>
      <w:numFmt w:val="bullet"/>
      <w:lvlText w:val=""/>
      <w:lvlJc w:val="left"/>
      <w:pPr>
        <w:ind w:left="5418" w:hanging="360"/>
      </w:pPr>
      <w:rPr>
        <w:rFonts w:ascii="Symbol" w:hAnsi="Symbol" w:hint="default"/>
      </w:rPr>
    </w:lvl>
    <w:lvl w:ilvl="7" w:tplc="04090003" w:tentative="1">
      <w:start w:val="1"/>
      <w:numFmt w:val="bullet"/>
      <w:lvlText w:val="o"/>
      <w:lvlJc w:val="left"/>
      <w:pPr>
        <w:ind w:left="6138" w:hanging="360"/>
      </w:pPr>
      <w:rPr>
        <w:rFonts w:ascii="Courier New" w:hAnsi="Courier New" w:cs="Courier New" w:hint="default"/>
      </w:rPr>
    </w:lvl>
    <w:lvl w:ilvl="8" w:tplc="04090005" w:tentative="1">
      <w:start w:val="1"/>
      <w:numFmt w:val="bullet"/>
      <w:lvlText w:val=""/>
      <w:lvlJc w:val="left"/>
      <w:pPr>
        <w:ind w:left="6858" w:hanging="360"/>
      </w:pPr>
      <w:rPr>
        <w:rFonts w:ascii="Wingdings" w:hAnsi="Wingdings" w:hint="default"/>
      </w:rPr>
    </w:lvl>
  </w:abstractNum>
  <w:abstractNum w:abstractNumId="14" w15:restartNumberingAfterBreak="0">
    <w:nsid w:val="6F2A7A5A"/>
    <w:multiLevelType w:val="hybridMultilevel"/>
    <w:tmpl w:val="FE6E6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4"/>
  </w:num>
  <w:num w:numId="3">
    <w:abstractNumId w:val="11"/>
  </w:num>
  <w:num w:numId="4">
    <w:abstractNumId w:val="12"/>
  </w:num>
  <w:num w:numId="5">
    <w:abstractNumId w:val="7"/>
  </w:num>
  <w:num w:numId="6">
    <w:abstractNumId w:val="13"/>
  </w:num>
  <w:num w:numId="7">
    <w:abstractNumId w:val="3"/>
  </w:num>
  <w:num w:numId="8">
    <w:abstractNumId w:val="10"/>
  </w:num>
  <w:num w:numId="9">
    <w:abstractNumId w:val="0"/>
  </w:num>
  <w:num w:numId="10">
    <w:abstractNumId w:val="9"/>
  </w:num>
  <w:num w:numId="11">
    <w:abstractNumId w:val="1"/>
  </w:num>
  <w:num w:numId="12">
    <w:abstractNumId w:val="2"/>
  </w:num>
  <w:num w:numId="13">
    <w:abstractNumId w:val="11"/>
  </w:num>
  <w:num w:numId="1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4"/>
  </w:num>
  <w:num w:numId="16">
    <w:abstractNumId w:val="5"/>
  </w:num>
  <w:num w:numId="17">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Verma, Aditi">
    <w15:presenceInfo w15:providerId="AD" w15:userId="S::aditi_verma@hks.harvard.edu::64ee7f90-a48b-4f04-9322-a278cc14f3d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proofState w:spelling="clean" w:grammar="clean"/>
  <w:trackRevisions/>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63A"/>
    <w:rsid w:val="00015C91"/>
    <w:rsid w:val="0008566E"/>
    <w:rsid w:val="000A4BBF"/>
    <w:rsid w:val="00130E09"/>
    <w:rsid w:val="00134DD9"/>
    <w:rsid w:val="00162B42"/>
    <w:rsid w:val="00192CD5"/>
    <w:rsid w:val="002061D5"/>
    <w:rsid w:val="00282738"/>
    <w:rsid w:val="0028356E"/>
    <w:rsid w:val="003664C5"/>
    <w:rsid w:val="00374918"/>
    <w:rsid w:val="003E3C31"/>
    <w:rsid w:val="00402404"/>
    <w:rsid w:val="0041544F"/>
    <w:rsid w:val="00422557"/>
    <w:rsid w:val="0048763A"/>
    <w:rsid w:val="004C4054"/>
    <w:rsid w:val="004D49C0"/>
    <w:rsid w:val="004F5746"/>
    <w:rsid w:val="0051159C"/>
    <w:rsid w:val="00566426"/>
    <w:rsid w:val="00581F51"/>
    <w:rsid w:val="005B34DE"/>
    <w:rsid w:val="005B3AD5"/>
    <w:rsid w:val="005D529D"/>
    <w:rsid w:val="005D602D"/>
    <w:rsid w:val="005E0C76"/>
    <w:rsid w:val="005F3F50"/>
    <w:rsid w:val="006E0C63"/>
    <w:rsid w:val="006F2BCE"/>
    <w:rsid w:val="00707C6B"/>
    <w:rsid w:val="00727937"/>
    <w:rsid w:val="0074419A"/>
    <w:rsid w:val="00784E7F"/>
    <w:rsid w:val="00790387"/>
    <w:rsid w:val="00791E5B"/>
    <w:rsid w:val="00797419"/>
    <w:rsid w:val="007A18F3"/>
    <w:rsid w:val="008045F5"/>
    <w:rsid w:val="00833FBC"/>
    <w:rsid w:val="008351D4"/>
    <w:rsid w:val="008378C8"/>
    <w:rsid w:val="00892ECA"/>
    <w:rsid w:val="008A14B3"/>
    <w:rsid w:val="008D7E90"/>
    <w:rsid w:val="00910A15"/>
    <w:rsid w:val="009117AB"/>
    <w:rsid w:val="009237D1"/>
    <w:rsid w:val="0094152D"/>
    <w:rsid w:val="00946D77"/>
    <w:rsid w:val="00954ABA"/>
    <w:rsid w:val="00977178"/>
    <w:rsid w:val="009978AC"/>
    <w:rsid w:val="009B0FFF"/>
    <w:rsid w:val="009D339D"/>
    <w:rsid w:val="009D534A"/>
    <w:rsid w:val="00A3611F"/>
    <w:rsid w:val="00A46C34"/>
    <w:rsid w:val="00A8702B"/>
    <w:rsid w:val="00A95997"/>
    <w:rsid w:val="00A969E3"/>
    <w:rsid w:val="00AA4C56"/>
    <w:rsid w:val="00AC21FF"/>
    <w:rsid w:val="00AD4409"/>
    <w:rsid w:val="00AF191C"/>
    <w:rsid w:val="00AF3C35"/>
    <w:rsid w:val="00AF680B"/>
    <w:rsid w:val="00B24FF0"/>
    <w:rsid w:val="00B26E5D"/>
    <w:rsid w:val="00B66AB2"/>
    <w:rsid w:val="00BB0760"/>
    <w:rsid w:val="00BC1597"/>
    <w:rsid w:val="00C012F2"/>
    <w:rsid w:val="00C24845"/>
    <w:rsid w:val="00C26B83"/>
    <w:rsid w:val="00C571D1"/>
    <w:rsid w:val="00C765F6"/>
    <w:rsid w:val="00C824E0"/>
    <w:rsid w:val="00CC1C0D"/>
    <w:rsid w:val="00CE6334"/>
    <w:rsid w:val="00D15B59"/>
    <w:rsid w:val="00D178B9"/>
    <w:rsid w:val="00D2221B"/>
    <w:rsid w:val="00D51948"/>
    <w:rsid w:val="00DC5192"/>
    <w:rsid w:val="00DE4DCF"/>
    <w:rsid w:val="00E04770"/>
    <w:rsid w:val="00E5411C"/>
    <w:rsid w:val="00E63CD3"/>
    <w:rsid w:val="00E93C4D"/>
    <w:rsid w:val="00F02036"/>
    <w:rsid w:val="00F57959"/>
    <w:rsid w:val="00FA1DA3"/>
    <w:rsid w:val="00FE3FD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DCF517"/>
  <w15:docId w15:val="{96606F34-FF60-4ACA-B9CF-E5CE875B4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4" w:line="263" w:lineRule="auto"/>
      <w:ind w:left="10" w:hanging="10"/>
    </w:pPr>
    <w:rPr>
      <w:rFonts w:ascii="Cambria" w:eastAsia="Cambria" w:hAnsi="Cambria" w:cs="Cambria"/>
      <w:color w:val="000000"/>
    </w:rPr>
  </w:style>
  <w:style w:type="paragraph" w:styleId="Heading1">
    <w:name w:val="heading 1"/>
    <w:next w:val="Normal"/>
    <w:link w:val="Heading1Char"/>
    <w:uiPriority w:val="9"/>
    <w:unhideWhenUsed/>
    <w:qFormat/>
    <w:pPr>
      <w:keepNext/>
      <w:keepLines/>
      <w:numPr>
        <w:numId w:val="3"/>
      </w:numPr>
      <w:spacing w:after="112"/>
      <w:outlineLvl w:val="0"/>
    </w:pPr>
    <w:rPr>
      <w:rFonts w:ascii="Calibri" w:eastAsia="Calibri" w:hAnsi="Calibri" w:cs="Calibri"/>
      <w:b/>
      <w:color w:val="009900"/>
      <w:sz w:val="32"/>
    </w:rPr>
  </w:style>
  <w:style w:type="paragraph" w:styleId="Heading2">
    <w:name w:val="heading 2"/>
    <w:next w:val="Normal"/>
    <w:link w:val="Heading2Char"/>
    <w:uiPriority w:val="9"/>
    <w:unhideWhenUsed/>
    <w:qFormat/>
    <w:pPr>
      <w:keepNext/>
      <w:keepLines/>
      <w:numPr>
        <w:ilvl w:val="1"/>
        <w:numId w:val="3"/>
      </w:numPr>
      <w:spacing w:after="0"/>
      <w:outlineLvl w:val="1"/>
    </w:pPr>
    <w:rPr>
      <w:rFonts w:ascii="Calibri" w:eastAsia="Calibri" w:hAnsi="Calibri" w:cs="Calibri"/>
      <w:b/>
      <w:color w:val="4F81BD"/>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Pr>
      <w:rFonts w:ascii="Calibri" w:eastAsia="Calibri" w:hAnsi="Calibri" w:cs="Calibri"/>
      <w:b/>
      <w:color w:val="4F81BD"/>
      <w:sz w:val="26"/>
    </w:rPr>
  </w:style>
  <w:style w:type="character" w:customStyle="1" w:styleId="Heading1Char">
    <w:name w:val="Heading 1 Char"/>
    <w:link w:val="Heading1"/>
    <w:rPr>
      <w:rFonts w:ascii="Calibri" w:eastAsia="Calibri" w:hAnsi="Calibri" w:cs="Calibri"/>
      <w:b/>
      <w:color w:val="009900"/>
      <w:sz w:val="32"/>
    </w:rPr>
  </w:style>
  <w:style w:type="paragraph" w:styleId="TOC1">
    <w:name w:val="toc 1"/>
    <w:hidden/>
    <w:uiPriority w:val="39"/>
    <w:pPr>
      <w:spacing w:after="114" w:line="263" w:lineRule="auto"/>
      <w:ind w:left="25" w:right="15" w:hanging="10"/>
    </w:pPr>
    <w:rPr>
      <w:rFonts w:ascii="Cambria" w:eastAsia="Cambria" w:hAnsi="Cambria" w:cs="Cambria"/>
      <w:color w:val="000000"/>
    </w:rPr>
  </w:style>
  <w:style w:type="paragraph" w:styleId="TOC2">
    <w:name w:val="toc 2"/>
    <w:hidden/>
    <w:uiPriority w:val="39"/>
    <w:pPr>
      <w:spacing w:after="121"/>
      <w:ind w:left="241" w:right="15" w:hanging="10"/>
    </w:pPr>
    <w:rPr>
      <w:rFonts w:ascii="Cambria" w:eastAsia="Cambria" w:hAnsi="Cambria" w:cs="Cambria"/>
      <w:i/>
      <w:color w:val="000000"/>
    </w:rPr>
  </w:style>
  <w:style w:type="character" w:styleId="Hyperlink">
    <w:name w:val="Hyperlink"/>
    <w:basedOn w:val="DefaultParagraphFont"/>
    <w:uiPriority w:val="99"/>
    <w:unhideWhenUsed/>
    <w:rsid w:val="00C765F6"/>
    <w:rPr>
      <w:color w:val="0000FF"/>
      <w:u w:val="single"/>
    </w:rPr>
  </w:style>
  <w:style w:type="paragraph" w:styleId="ListParagraph">
    <w:name w:val="List Paragraph"/>
    <w:basedOn w:val="Normal"/>
    <w:uiPriority w:val="34"/>
    <w:qFormat/>
    <w:rsid w:val="00C765F6"/>
    <w:pPr>
      <w:ind w:left="720"/>
      <w:contextualSpacing/>
    </w:pPr>
  </w:style>
  <w:style w:type="paragraph" w:styleId="Caption">
    <w:name w:val="caption"/>
    <w:basedOn w:val="Normal"/>
    <w:next w:val="Normal"/>
    <w:uiPriority w:val="35"/>
    <w:unhideWhenUsed/>
    <w:qFormat/>
    <w:rsid w:val="00F57959"/>
    <w:pPr>
      <w:spacing w:after="200" w:line="240" w:lineRule="auto"/>
    </w:pPr>
    <w:rPr>
      <w:i/>
      <w:iCs/>
      <w:color w:val="44546A" w:themeColor="text2"/>
      <w:sz w:val="18"/>
      <w:szCs w:val="18"/>
    </w:rPr>
  </w:style>
  <w:style w:type="character" w:styleId="FollowedHyperlink">
    <w:name w:val="FollowedHyperlink"/>
    <w:basedOn w:val="DefaultParagraphFont"/>
    <w:uiPriority w:val="99"/>
    <w:semiHidden/>
    <w:unhideWhenUsed/>
    <w:rsid w:val="005E0C76"/>
    <w:rPr>
      <w:color w:val="954F72" w:themeColor="followedHyperlink"/>
      <w:u w:val="single"/>
    </w:rPr>
  </w:style>
  <w:style w:type="character" w:styleId="CommentReference">
    <w:name w:val="annotation reference"/>
    <w:basedOn w:val="DefaultParagraphFont"/>
    <w:uiPriority w:val="99"/>
    <w:semiHidden/>
    <w:unhideWhenUsed/>
    <w:rsid w:val="00CC1C0D"/>
    <w:rPr>
      <w:sz w:val="16"/>
      <w:szCs w:val="16"/>
    </w:rPr>
  </w:style>
  <w:style w:type="paragraph" w:styleId="CommentText">
    <w:name w:val="annotation text"/>
    <w:basedOn w:val="Normal"/>
    <w:link w:val="CommentTextChar"/>
    <w:uiPriority w:val="99"/>
    <w:semiHidden/>
    <w:unhideWhenUsed/>
    <w:rsid w:val="00CC1C0D"/>
    <w:pPr>
      <w:spacing w:line="240" w:lineRule="auto"/>
    </w:pPr>
    <w:rPr>
      <w:sz w:val="20"/>
      <w:szCs w:val="20"/>
    </w:rPr>
  </w:style>
  <w:style w:type="character" w:customStyle="1" w:styleId="CommentTextChar">
    <w:name w:val="Comment Text Char"/>
    <w:basedOn w:val="DefaultParagraphFont"/>
    <w:link w:val="CommentText"/>
    <w:uiPriority w:val="99"/>
    <w:semiHidden/>
    <w:rsid w:val="00CC1C0D"/>
    <w:rPr>
      <w:rFonts w:ascii="Cambria" w:eastAsia="Cambria" w:hAnsi="Cambria" w:cs="Cambria"/>
      <w:color w:val="000000"/>
      <w:sz w:val="20"/>
      <w:szCs w:val="20"/>
    </w:rPr>
  </w:style>
  <w:style w:type="paragraph" w:styleId="CommentSubject">
    <w:name w:val="annotation subject"/>
    <w:basedOn w:val="CommentText"/>
    <w:next w:val="CommentText"/>
    <w:link w:val="CommentSubjectChar"/>
    <w:uiPriority w:val="99"/>
    <w:semiHidden/>
    <w:unhideWhenUsed/>
    <w:rsid w:val="00CC1C0D"/>
    <w:rPr>
      <w:b/>
      <w:bCs/>
    </w:rPr>
  </w:style>
  <w:style w:type="character" w:customStyle="1" w:styleId="CommentSubjectChar">
    <w:name w:val="Comment Subject Char"/>
    <w:basedOn w:val="CommentTextChar"/>
    <w:link w:val="CommentSubject"/>
    <w:uiPriority w:val="99"/>
    <w:semiHidden/>
    <w:rsid w:val="00CC1C0D"/>
    <w:rPr>
      <w:rFonts w:ascii="Cambria" w:eastAsia="Cambria" w:hAnsi="Cambria" w:cs="Cambria"/>
      <w:b/>
      <w:bCs/>
      <w:color w:val="000000"/>
      <w:sz w:val="20"/>
      <w:szCs w:val="20"/>
    </w:rPr>
  </w:style>
  <w:style w:type="paragraph" w:styleId="BalloonText">
    <w:name w:val="Balloon Text"/>
    <w:basedOn w:val="Normal"/>
    <w:link w:val="BalloonTextChar"/>
    <w:uiPriority w:val="99"/>
    <w:semiHidden/>
    <w:unhideWhenUsed/>
    <w:rsid w:val="00CC1C0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C1C0D"/>
    <w:rPr>
      <w:rFonts w:ascii="Segoe UI" w:eastAsia="Cambria" w:hAnsi="Segoe UI" w:cs="Segoe UI"/>
      <w:color w:val="000000"/>
      <w:sz w:val="18"/>
      <w:szCs w:val="18"/>
    </w:rPr>
  </w:style>
  <w:style w:type="paragraph" w:styleId="NormalWeb">
    <w:name w:val="Normal (Web)"/>
    <w:basedOn w:val="Normal"/>
    <w:uiPriority w:val="99"/>
    <w:semiHidden/>
    <w:unhideWhenUsed/>
    <w:rsid w:val="003E3C31"/>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 w:type="paragraph" w:styleId="Revision">
    <w:name w:val="Revision"/>
    <w:hidden/>
    <w:uiPriority w:val="99"/>
    <w:semiHidden/>
    <w:rsid w:val="000A4BBF"/>
    <w:pPr>
      <w:spacing w:after="0" w:line="240" w:lineRule="auto"/>
    </w:pPr>
    <w:rPr>
      <w:rFonts w:ascii="Cambria" w:eastAsia="Cambria" w:hAnsi="Cambria" w:cs="Cambria"/>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4118380">
      <w:bodyDiv w:val="1"/>
      <w:marLeft w:val="0"/>
      <w:marRight w:val="0"/>
      <w:marTop w:val="0"/>
      <w:marBottom w:val="0"/>
      <w:divBdr>
        <w:top w:val="none" w:sz="0" w:space="0" w:color="auto"/>
        <w:left w:val="none" w:sz="0" w:space="0" w:color="auto"/>
        <w:bottom w:val="none" w:sz="0" w:space="0" w:color="auto"/>
        <w:right w:val="none" w:sz="0" w:space="0" w:color="auto"/>
      </w:divBdr>
    </w:div>
    <w:div w:id="1100873864">
      <w:bodyDiv w:val="1"/>
      <w:marLeft w:val="0"/>
      <w:marRight w:val="0"/>
      <w:marTop w:val="0"/>
      <w:marBottom w:val="0"/>
      <w:divBdr>
        <w:top w:val="none" w:sz="0" w:space="0" w:color="auto"/>
        <w:left w:val="none" w:sz="0" w:space="0" w:color="auto"/>
        <w:bottom w:val="none" w:sz="0" w:space="0" w:color="auto"/>
        <w:right w:val="none" w:sz="0" w:space="0" w:color="auto"/>
      </w:divBdr>
    </w:div>
    <w:div w:id="1354069066">
      <w:bodyDiv w:val="1"/>
      <w:marLeft w:val="0"/>
      <w:marRight w:val="0"/>
      <w:marTop w:val="0"/>
      <w:marBottom w:val="0"/>
      <w:divBdr>
        <w:top w:val="none" w:sz="0" w:space="0" w:color="auto"/>
        <w:left w:val="none" w:sz="0" w:space="0" w:color="auto"/>
        <w:bottom w:val="none" w:sz="0" w:space="0" w:color="auto"/>
        <w:right w:val="none" w:sz="0" w:space="0" w:color="auto"/>
      </w:divBdr>
    </w:div>
    <w:div w:id="1700009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6.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eader" Target="header1.xml"/><Relationship Id="rId28" Type="http://schemas.openxmlformats.org/officeDocument/2006/relationships/footer" Target="footer3.xml"/><Relationship Id="rId10" Type="http://schemas.microsoft.com/office/2011/relationships/commentsExtended" Target="commentsExtended.xml"/><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eader" Target="header3.xml"/><Relationship Id="rId30"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3A5C90-A181-4ABB-9816-02187A9013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1089</Words>
  <Characters>6209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University of Michigan</Company>
  <LinksUpToDate>false</LinksUpToDate>
  <CharactersWithSpaces>7284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Cindy Cadman</dc:creator>
  <cp:keywords/>
  <cp:lastModifiedBy>Verma, Aditi</cp:lastModifiedBy>
  <cp:revision>2</cp:revision>
  <dcterms:created xsi:type="dcterms:W3CDTF">2022-02-17T12:19:00Z</dcterms:created>
  <dcterms:modified xsi:type="dcterms:W3CDTF">2022-02-17T12:19:00Z</dcterms:modified>
</cp:coreProperties>
</file>